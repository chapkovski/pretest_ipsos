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styles.xml" ContentType="application/vnd.openxmlformats-officedocument.wordprocessingml.styles+xml"/>
  <Override PartName="/word/document.xml" ContentType="application/vnd.openxmlformats-officedocument.wordprocessingml.document.main+xml"/>
  <Override PartName="/customXml/item1.xml" ContentType="application/xml"/>
  <Override PartName="/customXml/itemProps5.xml" ContentType="application/vnd.openxmlformats-officedocument.customXmlProperties+xml"/>
  <Override PartName="/customXml/itemProps1.xml" ContentType="application/vnd.openxmlformats-officedocument.customXmlProperties+xml"/>
  <Override PartName="/customXml/item2.xml" ContentType="application/xml"/>
  <Override PartName="/customXml/itemProps6.xml" ContentType="application/vnd.openxmlformats-officedocument.customXmlProperties+xml"/>
  <Override PartName="/customXml/_rels/item6.xml.rels" ContentType="application/vnd.openxmlformats-package.relationships+xml"/>
  <Override PartName="/customXml/_rels/item5.xml.rels" ContentType="application/vnd.openxmlformats-package.relationships+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Override PartName="/customXml/item5.xml" ContentType="application/xml"/>
  <Override PartName="/customXml/item6.xml" ContentType="applicatio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bCs/>
          <w:color w:themeColor="text1" w:val="000000"/>
          <w:sz w:val="28"/>
          <w:szCs w:val="28"/>
          <w:lang w:val="fr-FR"/>
        </w:rPr>
      </w:pPr>
      <w:r>
        <w:rPr>
          <w:b/>
          <w:color w:themeColor="text1" w:val="000000"/>
          <w:sz w:val="28"/>
          <w:szCs w:val="28"/>
          <w:lang w:val="fr-FR"/>
        </w:rPr>
        <w:t xml:space="preserve">PEPSY Questionnaire </w:t>
      </w:r>
      <w:r>
        <w:rPr>
          <w:b/>
          <w:bCs/>
          <w:color w:themeColor="text1" w:val="000000"/>
          <w:sz w:val="28"/>
          <w:szCs w:val="28"/>
          <w:lang w:val="fr-FR"/>
        </w:rPr>
        <w:t>Version 2, Wave 1</w:t>
      </w:r>
    </w:p>
    <w:p>
      <w:pPr>
        <w:pStyle w:val="Normal"/>
        <w:rPr>
          <w:b/>
          <w:color w:themeColor="text1" w:val="000000"/>
          <w:sz w:val="28"/>
          <w:szCs w:val="28"/>
          <w:lang w:val="fr-FR"/>
        </w:rPr>
      </w:pPr>
      <w:r>
        <w:rPr>
          <w:b/>
          <w:bCs/>
          <w:color w:themeColor="text1" w:val="000000"/>
          <w:sz w:val="28"/>
          <w:szCs w:val="28"/>
          <w:lang w:val="fr-FR"/>
        </w:rPr>
        <w:t>06 October 2025</w:t>
      </w:r>
    </w:p>
    <w:p>
      <w:pPr>
        <w:pStyle w:val="Normal"/>
        <w:rPr>
          <w:lang w:val="fr-FR"/>
        </w:rPr>
      </w:pPr>
      <w:r>
        <w:rPr>
          <w:lang w:val="fr-FR"/>
        </w:rPr>
        <w:t>Achim Goerres</w:t>
      </w:r>
    </w:p>
    <w:p>
      <w:pPr>
        <w:pStyle w:val="Normal"/>
        <w:rPr>
          <w:lang w:val="fr-FR"/>
        </w:rPr>
      </w:pPr>
      <w:r>
        <w:rPr>
          <w:lang w:val="fr-FR"/>
        </w:rPr>
        <w:t>Philipp Chapkovski</w:t>
      </w:r>
    </w:p>
    <w:p>
      <w:pPr>
        <w:pStyle w:val="Normal"/>
        <w:rPr>
          <w:lang w:val="fr-FR"/>
        </w:rPr>
      </w:pPr>
      <w:r>
        <w:rPr>
          <w:lang w:val="fr-FR"/>
        </w:rPr>
        <w:t>Jakob Eicheler</w:t>
      </w:r>
    </w:p>
    <w:p>
      <w:pPr>
        <w:pStyle w:val="Normal"/>
        <w:rPr>
          <w:lang w:val="fr-FR"/>
        </w:rPr>
      </w:pPr>
      <w:r>
        <w:rPr>
          <w:lang w:val="fr-FR"/>
        </w:rPr>
        <w:t>Philipp Kemper</w:t>
      </w:r>
    </w:p>
    <w:p>
      <w:pPr>
        <w:pStyle w:val="Normal"/>
        <w:rPr>
          <w:lang w:val="fr-FR"/>
        </w:rPr>
      </w:pPr>
      <w:r>
        <w:rPr>
          <w:lang w:val="fr-FR"/>
        </w:rPr>
      </w:r>
    </w:p>
    <w:p>
      <w:pPr>
        <w:pStyle w:val="FlowProgramming"/>
        <w:rPr/>
      </w:pPr>
      <w:r>
        <w:rPr/>
        <w:t>Programmer: Hard force (answer required) is the standard unless indicated differently. If no filter is mentioned, all respondents should receive the question.</w:t>
      </w:r>
    </w:p>
    <w:p>
      <w:pPr>
        <w:pStyle w:val="Normal"/>
        <w:rPr>
          <w:rFonts w:ascii="Calibri" w:hAnsi="Calibri" w:eastAsia="" w:asciiTheme="minorHAnsi" w:eastAsiaTheme="minorEastAsia" w:hAnsiTheme="minorHAnsi"/>
          <w:u w:val="single"/>
          <w:lang w:val="en-GB"/>
        </w:rPr>
      </w:pPr>
      <w:r>
        <w:rPr>
          <w:rFonts w:eastAsia="" w:ascii="Calibri" w:hAnsi="Calibri" w:asciiTheme="minorHAnsi" w:eastAsiaTheme="minorEastAsia" w:hAnsiTheme="minorHAnsi"/>
          <w:u w:val="single"/>
          <w:lang w:val="en-GB"/>
        </w:rPr>
        <w:t>We need the randomised treatment variables whenever we randomise the order of something. For instance, we have an identity battery that starts from lowest unit (town) to highest (word) or vice versa, and we need the per-respondent order in order to test whether the order had an effect.</w:t>
      </w:r>
    </w:p>
    <w:p>
      <w:pPr>
        <w:pStyle w:val="Normal"/>
        <w:rPr>
          <w:lang w:val="en-GB"/>
        </w:rPr>
      </w:pPr>
      <w:r>
        <w:rPr>
          <w:lang w:val="en-GB"/>
        </w:rPr>
      </w:r>
    </w:p>
    <w:p>
      <w:pPr>
        <w:pStyle w:val="Normal"/>
        <w:spacing w:lineRule="auto" w:line="240" w:before="0" w:after="0"/>
        <w:rPr>
          <w:rFonts w:eastAsia="Cambria" w:cs="Calibri" w:cstheme="minorHAnsi"/>
          <w:b/>
          <w:color w:val="E36C0A"/>
          <w:sz w:val="36"/>
          <w:szCs w:val="36"/>
          <w:lang w:val="en-US"/>
        </w:rPr>
      </w:pPr>
      <w:r>
        <w:rPr>
          <w:rFonts w:eastAsia="Cambria" w:cs="Calibri" w:cstheme="minorHAnsi"/>
          <w:b/>
          <w:color w:val="E36C0A"/>
          <w:sz w:val="36"/>
          <w:szCs w:val="36"/>
          <w:lang w:val="en-US"/>
        </w:rPr>
      </w:r>
    </w:p>
    <w:tbl>
      <w:tblPr>
        <w:tblStyle w:val="Tabellenraster"/>
        <w:tblW w:w="9072"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3685"/>
        <w:gridCol w:w="5387"/>
      </w:tblGrid>
      <w:tr>
        <w:trPr>
          <w:trHeight w:val="384" w:hRule="atLeast"/>
        </w:trPr>
        <w:tc>
          <w:tcPr>
            <w:tcW w:w="3685" w:type="dxa"/>
            <w:tcBorders>
              <w:start w:val="nil"/>
              <w:end w:val="nil"/>
            </w:tcBorders>
            <w:shd w:color="auto" w:fill="FFFFFF" w:val="clear"/>
          </w:tcPr>
          <w:p>
            <w:pPr>
              <w:pStyle w:val="Normal"/>
              <w:widowControl/>
              <w:spacing w:lineRule="auto" w:line="240" w:before="0" w:after="0"/>
              <w:jc w:val="start"/>
              <w:rPr>
                <w:rFonts w:ascii="Calibri" w:hAnsi="Calibri" w:cs="Calibri" w:asciiTheme="minorHAnsi" w:cstheme="minorHAnsi" w:hAnsiTheme="minorHAnsi"/>
                <w:b/>
                <w:color w:val="548DD4"/>
                <w:sz w:val="24"/>
                <w:szCs w:val="24"/>
                <w:lang w:val="fr-BE"/>
              </w:rPr>
            </w:pPr>
            <w:r>
              <w:rPr>
                <w:rFonts w:eastAsia="Calibri" w:cs="Calibri" w:ascii="Calibri" w:hAnsi="Calibri" w:asciiTheme="minorHAnsi" w:cstheme="minorHAnsi" w:hAnsiTheme="minorHAnsi"/>
                <w:b/>
                <w:color w:val="548DD4"/>
                <w:kern w:val="0"/>
                <w:sz w:val="24"/>
                <w:szCs w:val="24"/>
                <w:lang w:val="fr-BE" w:eastAsia="en-US" w:bidi="ar-SA"/>
              </w:rPr>
              <w:t>Data Collection Method</w:t>
            </w:r>
          </w:p>
        </w:tc>
        <w:tc>
          <w:tcPr>
            <w:tcW w:w="5387" w:type="dxa"/>
            <w:tcBorders>
              <w:start w:val="nil"/>
              <w:end w:val="nil"/>
            </w:tcBorders>
            <w:shd w:color="auto" w:fill="FFFFFF" w:val="clear"/>
          </w:tcPr>
          <w:p>
            <w:pPr>
              <w:pStyle w:val="Normal"/>
              <w:widowControl/>
              <w:spacing w:lineRule="auto" w:line="240" w:before="0" w:after="0"/>
              <w:jc w:val="start"/>
              <w:rPr>
                <w:rFonts w:ascii="Calibri" w:hAnsi="Calibri" w:cs="Calibri" w:asciiTheme="minorHAnsi" w:cstheme="minorHAnsi" w:hAnsiTheme="minorHAnsi"/>
                <w:b/>
                <w:color w:val="548DD4"/>
                <w:sz w:val="24"/>
                <w:szCs w:val="24"/>
                <w:lang w:val="en-US"/>
              </w:rPr>
            </w:pPr>
            <w:r>
              <w:rPr>
                <w:rFonts w:eastAsia="Calibri" w:cs="Calibri" w:ascii="Calibri" w:hAnsi="Calibri" w:asciiTheme="minorHAnsi" w:cstheme="minorHAnsi" w:hAnsiTheme="minorHAnsi"/>
                <w:b/>
                <w:color w:val="548DD4"/>
                <w:kern w:val="0"/>
                <w:sz w:val="24"/>
                <w:szCs w:val="24"/>
                <w:lang w:val="en-US" w:eastAsia="en-US" w:bidi="ar-SA"/>
              </w:rPr>
              <w:t>CAWI (&amp; CATI)</w:t>
            </w:r>
          </w:p>
        </w:tc>
      </w:tr>
      <w:tr>
        <w:trPr>
          <w:trHeight w:val="407" w:hRule="atLeast"/>
        </w:trPr>
        <w:tc>
          <w:tcPr>
            <w:tcW w:w="3685" w:type="dxa"/>
            <w:tcBorders>
              <w:start w:val="nil"/>
              <w:end w:val="nil"/>
            </w:tcBorders>
            <w:shd w:color="auto" w:fill="DBE5F1" w:val="clear"/>
          </w:tcPr>
          <w:p>
            <w:pPr>
              <w:pStyle w:val="Normal"/>
              <w:widowControl/>
              <w:spacing w:lineRule="auto" w:line="240" w:before="0" w:after="0"/>
              <w:jc w:val="start"/>
              <w:rPr>
                <w:rFonts w:ascii="Calibri" w:hAnsi="Calibri" w:cs="Calibri" w:asciiTheme="minorHAnsi" w:cstheme="minorHAnsi" w:hAnsiTheme="minorHAnsi"/>
                <w:b/>
                <w:color w:val="548DD4"/>
                <w:sz w:val="24"/>
                <w:szCs w:val="24"/>
                <w:lang w:val="fr-BE"/>
              </w:rPr>
            </w:pPr>
            <w:r>
              <w:rPr>
                <w:rFonts w:eastAsia="Calibri" w:cs="Calibri" w:ascii="Calibri" w:hAnsi="Calibri" w:asciiTheme="minorHAnsi" w:cstheme="minorHAnsi" w:hAnsiTheme="minorHAnsi"/>
                <w:b/>
                <w:color w:val="548DD4"/>
                <w:kern w:val="0"/>
                <w:sz w:val="24"/>
                <w:szCs w:val="24"/>
                <w:lang w:val="fr-BE" w:eastAsia="en-US" w:bidi="ar-SA"/>
              </w:rPr>
              <w:t>Countries</w:t>
            </w:r>
          </w:p>
        </w:tc>
        <w:tc>
          <w:tcPr>
            <w:tcW w:w="5387" w:type="dxa"/>
            <w:tcBorders>
              <w:start w:val="nil"/>
              <w:end w:val="nil"/>
            </w:tcBorders>
            <w:shd w:color="auto" w:fill="DBE5F1" w:val="clear"/>
          </w:tcPr>
          <w:p>
            <w:pPr>
              <w:pStyle w:val="Normal"/>
              <w:widowControl/>
              <w:spacing w:lineRule="auto" w:line="240" w:before="0" w:after="0"/>
              <w:jc w:val="start"/>
              <w:rPr>
                <w:rFonts w:ascii="Calibri" w:hAnsi="Calibri" w:cs="Calibri" w:asciiTheme="minorHAnsi" w:cstheme="minorHAnsi" w:hAnsiTheme="minorHAnsi"/>
                <w:szCs w:val="18"/>
                <w:lang w:val="fr-BE"/>
              </w:rPr>
            </w:pPr>
            <w:r>
              <w:rPr>
                <w:rFonts w:eastAsia="Calibri" w:cs="Calibri" w:ascii="Calibri" w:hAnsi="Calibri" w:asciiTheme="minorHAnsi" w:cstheme="minorHAnsi" w:hAnsiTheme="minorHAnsi"/>
                <w:b/>
                <w:color w:val="548DD4"/>
                <w:kern w:val="0"/>
                <w:sz w:val="24"/>
                <w:szCs w:val="24"/>
                <w:lang w:val="fr-BE" w:eastAsia="en-US" w:bidi="ar-SA"/>
              </w:rPr>
              <w:t>FR, IT, PL, SE, ES, HR, DE</w:t>
            </w:r>
          </w:p>
        </w:tc>
      </w:tr>
      <w:tr>
        <w:trPr>
          <w:trHeight w:val="269" w:hRule="atLeast"/>
        </w:trPr>
        <w:tc>
          <w:tcPr>
            <w:tcW w:w="3685" w:type="dxa"/>
            <w:tcBorders>
              <w:start w:val="nil"/>
              <w:end w:val="nil"/>
            </w:tcBorders>
            <w:shd w:color="auto" w:fill="FFFFFF" w:val="clear"/>
          </w:tcPr>
          <w:p>
            <w:pPr>
              <w:pStyle w:val="Normal"/>
              <w:widowControl/>
              <w:spacing w:lineRule="auto" w:line="240" w:before="0" w:after="0"/>
              <w:jc w:val="start"/>
              <w:rPr>
                <w:rFonts w:ascii="Calibri" w:hAnsi="Calibri" w:cs="Calibri" w:asciiTheme="minorHAnsi" w:cstheme="minorHAnsi" w:hAnsiTheme="minorHAnsi"/>
                <w:b/>
                <w:color w:val="548DD4"/>
                <w:sz w:val="24"/>
                <w:szCs w:val="24"/>
                <w:lang w:val="fr-BE"/>
              </w:rPr>
            </w:pPr>
            <w:r>
              <w:rPr>
                <w:rFonts w:eastAsia="Calibri" w:cs="Calibri" w:ascii="Calibri" w:hAnsi="Calibri" w:asciiTheme="minorHAnsi" w:cstheme="minorHAnsi" w:hAnsiTheme="minorHAnsi"/>
                <w:b/>
                <w:color w:val="548DD4"/>
                <w:kern w:val="0"/>
                <w:sz w:val="24"/>
                <w:szCs w:val="24"/>
                <w:lang w:val="fr-BE" w:eastAsia="en-US" w:bidi="ar-SA"/>
              </w:rPr>
              <w:t>Languages required for fieldwork</w:t>
            </w:r>
          </w:p>
        </w:tc>
        <w:tc>
          <w:tcPr>
            <w:tcW w:w="5387" w:type="dxa"/>
            <w:tcBorders>
              <w:start w:val="nil"/>
              <w:end w:val="nil"/>
            </w:tcBorders>
            <w:shd w:color="auto" w:fill="FFFFFF" w:val="clear"/>
          </w:tcPr>
          <w:p>
            <w:pPr>
              <w:pStyle w:val="Normal"/>
              <w:widowControl/>
              <w:spacing w:lineRule="auto" w:line="240" w:before="0" w:after="0"/>
              <w:jc w:val="start"/>
              <w:rPr>
                <w:rFonts w:ascii="Calibri" w:hAnsi="Calibri" w:cs="Calibri" w:asciiTheme="minorHAnsi" w:cstheme="minorHAnsi" w:hAnsiTheme="minorHAnsi"/>
                <w:b/>
                <w:color w:val="548DD4"/>
                <w:sz w:val="24"/>
                <w:szCs w:val="24"/>
                <w:lang w:val="en-US"/>
              </w:rPr>
            </w:pPr>
            <w:r>
              <w:rPr>
                <w:rFonts w:eastAsia="Calibri" w:cs="Calibri" w:ascii="Calibri" w:hAnsi="Calibri" w:asciiTheme="minorHAnsi" w:cstheme="minorHAnsi" w:hAnsiTheme="minorHAnsi"/>
                <w:b/>
                <w:color w:val="548DD4"/>
                <w:kern w:val="0"/>
                <w:sz w:val="24"/>
                <w:szCs w:val="24"/>
                <w:lang w:val="en-US" w:eastAsia="en-US" w:bidi="ar-SA"/>
              </w:rPr>
              <w:t xml:space="preserve">National language of the countries </w:t>
            </w:r>
          </w:p>
        </w:tc>
      </w:tr>
    </w:tbl>
    <w:p>
      <w:pPr>
        <w:pStyle w:val="Normal"/>
        <w:rPr>
          <w:lang w:val="en-GB"/>
        </w:rPr>
      </w:pPr>
      <w:r>
        <w:rPr>
          <w:lang w:val="en-GB"/>
        </w:rPr>
      </w:r>
      <w:r>
        <w:br w:type="page"/>
      </w:r>
    </w:p>
    <w:p>
      <w:pPr>
        <w:pStyle w:val="Heading1"/>
        <w:numPr>
          <w:ilvl w:val="0"/>
          <w:numId w:val="4"/>
        </w:numPr>
        <w:spacing w:before="0" w:after="0"/>
        <w:contextualSpacing/>
        <w:rPr>
          <w:lang w:val="en-GB"/>
        </w:rPr>
      </w:pPr>
      <w:r>
        <w:rPr>
          <w:lang w:val="en-GB"/>
        </w:rPr>
        <w:t>Introduction</w:t>
      </w:r>
    </w:p>
    <w:p>
      <w:pPr>
        <w:pStyle w:val="FlowProgramming"/>
        <w:rPr/>
      </w:pPr>
      <w:r>
        <w:rPr/>
      </w:r>
    </w:p>
    <w:p>
      <w:pPr>
        <w:pStyle w:val="Normal"/>
        <w:shd w:val="clear" w:color="auto" w:fill="548DD4"/>
        <w:spacing w:lineRule="auto" w:line="240" w:before="0" w:after="0"/>
        <w:ind w:hanging="709" w:start="709"/>
        <w:contextualSpacing/>
        <w:jc w:val="both"/>
        <w:rPr>
          <w:rFonts w:ascii="Calibri" w:hAnsi="Calibri" w:eastAsia="Times New Roman" w:cs="Calibri"/>
          <w:color w:val="FFFFFF"/>
          <w:lang w:val="en-US"/>
        </w:rPr>
      </w:pPr>
      <w:r>
        <w:rPr>
          <w:rFonts w:eastAsia="Times New Roman" w:cs="Calibri" w:ascii="Calibri" w:hAnsi="Calibri"/>
          <w:color w:val="FFFFFF"/>
          <w:lang w:val="en-US"/>
        </w:rPr>
        <w:t>Base: All respondents</w:t>
      </w:r>
    </w:p>
    <w:p>
      <w:pPr>
        <w:pStyle w:val="Normal"/>
        <w:spacing w:lineRule="auto" w:line="240" w:before="120" w:after="0"/>
        <w:rPr>
          <w:rFonts w:ascii="Calibri" w:hAnsi="Calibri" w:eastAsia="Times New Roman" w:cs="Calibri"/>
          <w:b/>
          <w:bCs/>
          <w:color w:val="0070C0"/>
          <w:lang w:val="en-US"/>
        </w:rPr>
      </w:pPr>
      <w:r>
        <w:rPr>
          <w:rFonts w:eastAsia="Times New Roman" w:cs="Calibri" w:ascii="Calibri" w:hAnsi="Calibri"/>
          <w:b/>
          <w:bCs/>
          <w:color w:val="0070C0"/>
          <w:lang w:val="en-US"/>
        </w:rPr>
        <w:t>INTROTEXT_1</w:t>
      </w:r>
    </w:p>
    <w:p>
      <w:pPr>
        <w:pStyle w:val="Hinweis"/>
        <w:rPr>
          <w:lang w:val="en-GB"/>
        </w:rPr>
      </w:pPr>
      <w:r>
        <w:rPr>
          <w:lang w:val="en-GB"/>
        </w:rPr>
        <w:t xml:space="preserve">This survey is about your life and politics in Europe. It is carried out by Ipsos on behalf of the University of Duisburg-Essen and includes questions on your social and political attitudes. </w:t>
      </w:r>
    </w:p>
    <w:p>
      <w:pPr>
        <w:pStyle w:val="Hinweis"/>
        <w:rPr>
          <w:lang w:val="en-GB"/>
        </w:rPr>
      </w:pPr>
      <w:r>
        <w:rPr>
          <w:b/>
          <w:bCs/>
          <w:lang w:val="en-GB"/>
        </w:rPr>
        <w:t>Purpose</w:t>
      </w:r>
      <w:r>
        <w:rPr>
          <w:lang w:val="en-GB"/>
        </w:rPr>
        <w:t xml:space="preserve">: Your answers will help better understand society. </w:t>
      </w:r>
    </w:p>
    <w:p>
      <w:pPr>
        <w:pStyle w:val="Hinweis"/>
        <w:rPr>
          <w:lang w:val="en-GB"/>
        </w:rPr>
      </w:pPr>
      <w:r>
        <w:rPr>
          <w:b/>
          <w:bCs/>
          <w:lang w:val="en-GB"/>
        </w:rPr>
        <w:t>No commercial interests</w:t>
      </w:r>
      <w:r>
        <w:rPr>
          <w:lang w:val="en-GB"/>
        </w:rPr>
        <w:t xml:space="preserve">: This survey is for scientific research purposes only. </w:t>
      </w:r>
    </w:p>
    <w:p>
      <w:pPr>
        <w:pStyle w:val="Hinweis"/>
        <w:rPr>
          <w:lang w:val="en-GB"/>
        </w:rPr>
      </w:pPr>
      <w:r>
        <w:rPr>
          <w:b/>
          <w:bCs/>
          <w:lang w:val="en-GB"/>
        </w:rPr>
        <w:t>Two parts</w:t>
      </w:r>
      <w:r>
        <w:rPr>
          <w:lang w:val="en-GB"/>
        </w:rPr>
        <w:t xml:space="preserve">: This is the first of two surveys and will take about 20 minutes to complete. A second survey will follow in about six months. If you take part now, you will be invited to join the next survey. Completing both surveys will grant you an additional bonus incentive on top of the regular reward for each survey. </w:t>
      </w:r>
    </w:p>
    <w:p>
      <w:pPr>
        <w:pStyle w:val="Hinweis"/>
        <w:rPr>
          <w:lang w:val="en-GB"/>
        </w:rPr>
      </w:pPr>
      <w:r>
        <w:rPr>
          <w:b/>
          <w:bCs/>
          <w:lang w:val="en-GB"/>
        </w:rPr>
        <w:t>Voluntary participation</w:t>
      </w:r>
      <w:r>
        <w:rPr>
          <w:lang w:val="en-GB"/>
        </w:rPr>
        <w:t xml:space="preserve">: You can freely choose whether to take part and you may stop at any time. </w:t>
      </w:r>
    </w:p>
    <w:p>
      <w:pPr>
        <w:pStyle w:val="Hinweis"/>
        <w:rPr>
          <w:lang w:val="en-GB"/>
        </w:rPr>
      </w:pPr>
      <w:r>
        <w:rPr>
          <w:b/>
          <w:bCs/>
          <w:lang w:val="en-GB"/>
        </w:rPr>
        <w:t>Flexibility</w:t>
      </w:r>
      <w:r>
        <w:rPr>
          <w:lang w:val="en-GB"/>
        </w:rPr>
        <w:t xml:space="preserve">: If you exit the survey and return at a later time, you will continue from where you left off. </w:t>
      </w:r>
    </w:p>
    <w:p>
      <w:pPr>
        <w:pStyle w:val="Hinweis"/>
        <w:rPr>
          <w:lang w:val="en-GB"/>
        </w:rPr>
      </w:pPr>
      <w:r>
        <w:rPr>
          <w:b/>
          <w:bCs/>
          <w:lang w:val="en-GB"/>
        </w:rPr>
        <w:t>Changing answers not possible</w:t>
      </w:r>
      <w:r>
        <w:rPr>
          <w:lang w:val="en-GB"/>
        </w:rPr>
        <w:t>: Once you pressed the “Next” button to continue to the next page, you will not be able to re-enter previous pages again.</w:t>
      </w:r>
    </w:p>
    <w:p>
      <w:pPr>
        <w:pStyle w:val="Hinweis"/>
        <w:rPr>
          <w:lang w:val="en-GB"/>
        </w:rPr>
      </w:pPr>
      <w:r>
        <w:rPr>
          <w:lang w:val="en-GB"/>
        </w:rPr>
        <w:t>Thank you for taking part and for supporting scientific research.</w:t>
      </w:r>
    </w:p>
    <w:p>
      <w:pPr>
        <w:pStyle w:val="Hinweis"/>
        <w:ind w:start="0"/>
        <w:rPr>
          <w:lang w:val="en-GB"/>
        </w:rPr>
      </w:pPr>
      <w:r>
        <w:rPr>
          <w:lang w:val="en-GB"/>
        </w:rPr>
      </w:r>
    </w:p>
    <w:p>
      <w:pPr>
        <w:pStyle w:val="Hinweis"/>
        <w:rPr>
          <w:lang w:val="en-GB"/>
        </w:rPr>
      </w:pPr>
      <w:r>
        <w:rPr>
          <w:lang w:val="en-GB"/>
        </w:rPr>
        <w:t xml:space="preserve">To begin, please click “Next”. </w:t>
      </w:r>
    </w:p>
    <w:p>
      <w:pPr>
        <w:pStyle w:val="Hinweis"/>
        <w:rPr>
          <w:lang w:val="en-GB"/>
        </w:rPr>
      </w:pPr>
      <w:r>
        <w:rPr>
          <w:lang w:val="en-GB"/>
        </w:rPr>
      </w:r>
    </w:p>
    <w:p>
      <w:pPr>
        <w:pStyle w:val="Hinweis"/>
        <w:rPr>
          <w:lang w:val="en-GB"/>
        </w:rPr>
      </w:pPr>
      <w:r>
        <w:rPr>
          <w:lang w:val="en-GB"/>
        </w:rPr>
      </w:r>
    </w:p>
    <w:p>
      <w:pPr>
        <w:pStyle w:val="Normal"/>
        <w:shd w:val="clear" w:color="auto" w:fill="548DD4"/>
        <w:spacing w:lineRule="auto" w:line="240" w:before="0" w:after="0"/>
        <w:ind w:hanging="709" w:start="709"/>
        <w:contextualSpacing/>
        <w:jc w:val="both"/>
        <w:rPr>
          <w:rFonts w:ascii="Calibri" w:hAnsi="Calibri" w:eastAsia="Times New Roman" w:cs="Calibri"/>
          <w:color w:val="FFFFFF"/>
          <w:lang w:val="en-US"/>
        </w:rPr>
      </w:pPr>
      <w:r>
        <w:rPr>
          <w:rFonts w:eastAsia="Times New Roman" w:cs="Calibri" w:ascii="Calibri" w:hAnsi="Calibri"/>
          <w:color w:val="FFFFFF"/>
          <w:lang w:val="en-US"/>
        </w:rPr>
        <w:t>Base: All respondents</w:t>
      </w:r>
    </w:p>
    <w:p>
      <w:pPr>
        <w:pStyle w:val="Normal"/>
        <w:spacing w:lineRule="auto" w:line="240" w:before="120" w:after="0"/>
        <w:rPr>
          <w:rFonts w:ascii="Calibri" w:hAnsi="Calibri" w:eastAsia="Times New Roman" w:cs="Calibri"/>
          <w:b/>
          <w:bCs/>
          <w:color w:val="0070C0"/>
          <w:lang w:val="en-US"/>
        </w:rPr>
      </w:pPr>
      <w:r>
        <w:rPr>
          <w:rFonts w:eastAsia="Times New Roman" w:cs="Calibri" w:ascii="Calibri" w:hAnsi="Calibri"/>
          <w:b/>
          <w:bCs/>
          <w:color w:val="0070C0"/>
          <w:lang w:val="en-US"/>
        </w:rPr>
        <w:t>INTROTEXT_2</w:t>
      </w:r>
    </w:p>
    <w:p>
      <w:pPr>
        <w:pStyle w:val="Hinweis"/>
        <w:rPr>
          <w:b/>
          <w:bCs/>
          <w:lang w:val="en-US"/>
        </w:rPr>
      </w:pPr>
      <w:r>
        <w:rPr>
          <w:b/>
          <w:bCs/>
          <w:lang w:val="en-US"/>
        </w:rPr>
      </w:r>
    </w:p>
    <w:p>
      <w:pPr>
        <w:pStyle w:val="Hinweis"/>
        <w:rPr>
          <w:b/>
          <w:bCs/>
          <w:lang w:val="en-GB"/>
        </w:rPr>
      </w:pPr>
      <w:r>
        <w:rPr>
          <w:b/>
          <w:bCs/>
          <w:lang w:val="en-GB"/>
        </w:rPr>
        <w:t xml:space="preserve">Data Protection and Contact </w:t>
      </w:r>
    </w:p>
    <w:p>
      <w:pPr>
        <w:pStyle w:val="Hinweis"/>
        <w:rPr>
          <w:lang w:val="en-GB"/>
        </w:rPr>
      </w:pPr>
      <w:r>
        <w:rPr>
          <w:lang w:val="en-GB"/>
        </w:rPr>
        <w:t xml:space="preserve">All your responses and process data (e.g., your response times) will be treated in the strictest confidence and in accordance with the General Data Protection Regulation (GDPR). </w:t>
      </w:r>
    </w:p>
    <w:p>
      <w:pPr>
        <w:pStyle w:val="Hinweis"/>
        <w:rPr>
          <w:lang w:val="en-GB"/>
        </w:rPr>
      </w:pPr>
      <w:r>
        <w:rPr>
          <w:lang w:val="en-GB"/>
        </w:rPr>
        <w:t xml:space="preserve">Your information will be anonymised. This means that all responses will be stored and processed separately from your personal information. No conclusions can be drawn about you personally. </w:t>
      </w:r>
    </w:p>
    <w:p>
      <w:pPr>
        <w:pStyle w:val="Hinweis"/>
        <w:rPr>
          <w:lang w:val="en-GB"/>
        </w:rPr>
      </w:pPr>
      <w:r>
        <w:rPr>
          <w:lang w:val="en-GB"/>
        </w:rPr>
        <w:t xml:space="preserve">If you have any questions about this questionnaire, or about the “Life and Politics in Europe” Survey, please contact us using the details below. </w:t>
      </w:r>
    </w:p>
    <w:p>
      <w:pPr>
        <w:pStyle w:val="Hinweis"/>
        <w:rPr/>
      </w:pPr>
      <w:r>
        <w:rPr/>
        <w:t xml:space="preserve">Tel: +49 89 99600 1850 </w:t>
      </w:r>
    </w:p>
    <w:p>
      <w:pPr>
        <w:pStyle w:val="Hinweis"/>
        <w:rPr>
          <w:rFonts w:eastAsia="" w:eastAsiaTheme="majorEastAsia"/>
          <w:b/>
          <w:bCs/>
          <w:color w:themeColor="text1" w:val="000000"/>
          <w:szCs w:val="20"/>
        </w:rPr>
      </w:pPr>
      <w:r>
        <w:rPr/>
        <w:t>E-mail: dpo.germany@ipsos.com</w:t>
      </w:r>
    </w:p>
    <w:p>
      <w:pPr>
        <w:pStyle w:val="Normal"/>
        <w:rPr>
          <w:b/>
          <w:color w:themeColor="text1" w:val="000000"/>
          <w:sz w:val="28"/>
          <w:szCs w:val="28"/>
        </w:rPr>
      </w:pPr>
      <w:r>
        <w:rPr>
          <w:b/>
          <w:color w:themeColor="text1" w:val="000000"/>
          <w:sz w:val="28"/>
          <w:szCs w:val="28"/>
        </w:rPr>
      </w:r>
      <w:r>
        <w:br w:type="page"/>
      </w:r>
    </w:p>
    <w:p>
      <w:pPr>
        <w:pStyle w:val="Normal"/>
        <w:spacing w:before="0" w:after="160"/>
        <w:rPr>
          <w:b/>
          <w:color w:themeColor="text1" w:val="000000"/>
          <w:sz w:val="28"/>
          <w:szCs w:val="28"/>
        </w:rPr>
      </w:pPr>
      <w:r>
        <w:rPr>
          <w:b/>
          <w:color w:themeColor="text1" w:val="000000"/>
          <w:sz w:val="28"/>
          <w:szCs w:val="28"/>
        </w:rPr>
      </w:r>
    </w:p>
    <w:p>
      <w:pPr>
        <w:pStyle w:val="Heading1"/>
        <w:numPr>
          <w:ilvl w:val="0"/>
          <w:numId w:val="4"/>
        </w:numPr>
        <w:rPr>
          <w:lang w:val="en-GB"/>
        </w:rPr>
      </w:pPr>
      <w:r>
        <w:rPr>
          <w:lang w:val="en-GB"/>
        </w:rPr>
        <w:t>Warming-Up</w:t>
      </w:r>
    </w:p>
    <w:p>
      <w:pPr>
        <w:pStyle w:val="Normal"/>
        <w:rPr>
          <w:lang w:val="en-GB"/>
        </w:rPr>
      </w:pPr>
      <w:r>
        <w:rPr>
          <w:lang w:val="en-GB"/>
        </w:rPr>
      </w:r>
    </w:p>
    <w:p>
      <w:pPr>
        <w:pStyle w:val="Normal"/>
        <w:shd w:val="clear" w:color="auto" w:fill="548DD4"/>
        <w:spacing w:lineRule="auto" w:line="240" w:before="0" w:after="0"/>
        <w:ind w:hanging="709" w:start="709"/>
        <w:contextualSpacing/>
        <w:jc w:val="both"/>
        <w:rPr>
          <w:rFonts w:ascii="Calibri" w:hAnsi="Calibri" w:eastAsia="Times New Roman" w:cs="Calibri"/>
          <w:color w:val="FFFFFF"/>
          <w:lang w:val="en-US"/>
        </w:rPr>
      </w:pPr>
      <w:r>
        <w:rPr>
          <w:rFonts w:eastAsia="Times New Roman" w:cs="Calibri" w:ascii="Calibri" w:hAnsi="Calibri"/>
          <w:color w:val="FFFFFF"/>
          <w:lang w:val="en-US"/>
        </w:rPr>
        <w:t>Base: All respondents</w:t>
      </w:r>
    </w:p>
    <w:p>
      <w:pPr>
        <w:pStyle w:val="Normal"/>
        <w:spacing w:lineRule="auto" w:line="240" w:before="120" w:after="0"/>
        <w:rPr>
          <w:rFonts w:ascii="Calibri" w:hAnsi="Calibri" w:eastAsia="Times New Roman" w:cs="Calibri"/>
          <w:b/>
          <w:bCs/>
          <w:color w:val="0070C0"/>
          <w:lang w:val="en-US"/>
        </w:rPr>
      </w:pPr>
      <w:r>
        <w:rPr>
          <w:rFonts w:eastAsia="Times New Roman" w:cs="Calibri" w:ascii="Calibri" w:hAnsi="Calibri"/>
          <w:b/>
          <w:bCs/>
          <w:color w:val="0070C0"/>
          <w:lang w:val="en-US"/>
        </w:rPr>
        <w:t>INTROTEXT_3</w:t>
      </w:r>
    </w:p>
    <w:p>
      <w:pPr>
        <w:pStyle w:val="Hinweis"/>
        <w:rPr>
          <w:lang w:val="en-GB"/>
        </w:rPr>
      </w:pPr>
      <w:r>
        <w:rPr>
          <w:lang w:val="en-GB"/>
        </w:rPr>
        <w:t>Let us start with some questions about your experience of politics and life in general.</w:t>
      </w:r>
    </w:p>
    <w:p>
      <w:pPr>
        <w:pStyle w:val="Hinweis"/>
        <w:rPr>
          <w:lang w:val="en-GB"/>
        </w:rPr>
      </w:pPr>
      <w:r>
        <w:rPr>
          <w:lang w:val="en-GB"/>
        </w:rPr>
      </w:r>
    </w:p>
    <w:p>
      <w:pPr>
        <w:pStyle w:val="Normal"/>
        <w:shd w:val="clear" w:color="auto" w:fill="548DD4"/>
        <w:spacing w:lineRule="auto" w:line="240" w:before="0" w:after="0"/>
        <w:ind w:hanging="709" w:start="709"/>
        <w:contextualSpacing/>
        <w:jc w:val="both"/>
        <w:rPr>
          <w:rFonts w:ascii="Calibri" w:hAnsi="Calibri" w:eastAsia="Times New Roman" w:cs="Calibri"/>
          <w:color w:val="FFFFFF"/>
          <w:lang w:val="en-US"/>
        </w:rPr>
      </w:pPr>
      <w:r>
        <w:rPr>
          <w:rFonts w:eastAsia="Times New Roman" w:cs="Calibri" w:ascii="Calibri" w:hAnsi="Calibri"/>
          <w:color w:val="FFFFFF"/>
          <w:lang w:val="en-US"/>
        </w:rPr>
        <w:t>Base: All respondents</w:t>
      </w:r>
    </w:p>
    <w:p>
      <w:pPr>
        <w:pStyle w:val="Heading2"/>
        <w:rPr>
          <w:rFonts w:ascii="Calibri" w:hAnsi="Calibri" w:eastAsia="Calibri" w:cs="Calibri"/>
          <w:kern w:val="2"/>
          <w:lang w:val="en-GB"/>
          <w14:ligatures w14:val="standardContextual"/>
        </w:rPr>
      </w:pPr>
      <w:r>
        <w:rPr>
          <w:lang w:val="en-GB"/>
        </w:rPr>
        <w:t xml:space="preserve">polint: Political interest </w:t>
      </w:r>
      <w:r>
        <w:rPr>
          <w:color w:val="FF0000"/>
          <w:lang w:val="en-GB"/>
        </w:rPr>
        <w:t>[Single Answer]</w:t>
      </w:r>
    </w:p>
    <w:p>
      <w:pPr>
        <w:pStyle w:val="FItem"/>
        <w:rPr>
          <w:lang w:val="en-GB"/>
        </w:rPr>
      </w:pPr>
      <w:r>
        <w:rPr>
          <w:lang w:val="en-GB"/>
        </w:rPr>
        <w:t>How interested would you say you are in politics?</w:t>
      </w:r>
    </w:p>
    <w:p>
      <w:pPr>
        <w:pStyle w:val="FItem"/>
        <w:rPr>
          <w:rFonts w:cs="Arial" w:cstheme="minorBidi"/>
          <w:color w:themeColor="text1" w:val="000000"/>
          <w:lang w:val="en-GB"/>
        </w:rPr>
      </w:pPr>
      <w:r>
        <w:rPr>
          <w:lang w:val="en-GB"/>
        </w:rPr>
        <w:t>Are you …</w:t>
      </w:r>
    </w:p>
    <w:p>
      <w:pPr>
        <w:pStyle w:val="Antwort"/>
        <w:ind w:hanging="142" w:start="993"/>
        <w:rPr>
          <w:color w:themeColor="text1" w:val="000000"/>
          <w:lang w:val="en-GB"/>
        </w:rPr>
      </w:pPr>
      <w:r>
        <w:rPr>
          <w:color w:themeColor="text1" w:val="000000"/>
          <w:lang w:val="en-GB"/>
        </w:rPr>
        <w:t>1 not at all interested</w:t>
      </w:r>
    </w:p>
    <w:p>
      <w:pPr>
        <w:pStyle w:val="Antwort"/>
        <w:ind w:firstLine="565" w:start="286"/>
        <w:rPr>
          <w:b/>
          <w:color w:themeColor="text1" w:val="000000"/>
          <w:lang w:val="en-GB"/>
        </w:rPr>
      </w:pPr>
      <w:r>
        <w:rPr>
          <w:color w:themeColor="text1" w:val="000000"/>
          <w:lang w:val="en-GB"/>
        </w:rPr>
        <w:t>2 hardly interested</w:t>
      </w:r>
    </w:p>
    <w:p>
      <w:pPr>
        <w:pStyle w:val="Antwort"/>
        <w:ind w:firstLine="565" w:start="286"/>
        <w:rPr>
          <w:color w:themeColor="text1" w:val="000000"/>
          <w:lang w:val="en-GB"/>
        </w:rPr>
      </w:pPr>
      <w:r>
        <w:rPr>
          <w:color w:themeColor="text1" w:val="000000"/>
          <w:lang w:val="en-GB"/>
        </w:rPr>
        <w:t>3 quite interested</w:t>
      </w:r>
    </w:p>
    <w:p>
      <w:pPr>
        <w:pStyle w:val="Antwort"/>
        <w:ind w:firstLine="565" w:start="286"/>
        <w:rPr>
          <w:color w:themeColor="text1" w:val="000000"/>
          <w:lang w:val="en-GB"/>
        </w:rPr>
      </w:pPr>
      <w:r>
        <w:rPr>
          <w:color w:themeColor="text1" w:val="000000"/>
          <w:lang w:val="en-GB"/>
        </w:rPr>
        <w:t>4 very interested</w:t>
      </w:r>
    </w:p>
    <w:p>
      <w:pPr>
        <w:pStyle w:val="Antwort"/>
        <w:ind w:firstLine="565" w:start="286"/>
        <w:rPr>
          <w:color w:themeColor="text1" w:val="000000"/>
          <w:lang w:val="en-GB"/>
        </w:rPr>
      </w:pPr>
      <w:r>
        <w:rPr>
          <w:color w:themeColor="text1" w:val="000000"/>
          <w:lang w:val="en-GB"/>
        </w:rPr>
      </w:r>
    </w:p>
    <w:p>
      <w:pPr>
        <w:pStyle w:val="Antwort"/>
        <w:ind w:firstLine="565" w:start="286"/>
        <w:rPr>
          <w:color w:themeColor="text1" w:val="000000"/>
          <w:lang w:val="en-GB"/>
        </w:rPr>
      </w:pPr>
      <w:r>
        <w:rPr>
          <w:color w:themeColor="text1" w:val="000000"/>
          <w:lang w:val="en-GB"/>
        </w:rPr>
        <w:t>88 Prefer not to say</w:t>
      </w:r>
    </w:p>
    <w:p>
      <w:pPr>
        <w:pStyle w:val="Normal"/>
        <w:rPr>
          <w:color w:themeColor="text1" w:val="000000"/>
          <w:lang w:val="en-GB"/>
        </w:rPr>
      </w:pPr>
      <w:r>
        <w:rPr>
          <w:color w:themeColor="text1" w:val="000000"/>
          <w:lang w:val="en-GB"/>
        </w:rPr>
      </w:r>
    </w:p>
    <w:p>
      <w:pPr>
        <w:pStyle w:val="Normal"/>
        <w:shd w:val="clear" w:color="auto" w:fill="548DD4"/>
        <w:spacing w:lineRule="auto" w:line="240" w:before="0" w:after="0"/>
        <w:ind w:hanging="709" w:start="709"/>
        <w:contextualSpacing/>
        <w:jc w:val="both"/>
        <w:rPr>
          <w:rFonts w:ascii="Calibri" w:hAnsi="Calibri" w:eastAsia="Times New Roman" w:cs="Calibri"/>
          <w:color w:val="FFFFFF"/>
          <w:lang w:val="en-US"/>
        </w:rPr>
      </w:pPr>
      <w:bookmarkStart w:id="0" w:name="_Toc2094313499"/>
      <w:r>
        <w:rPr>
          <w:rFonts w:eastAsia="Times New Roman" w:cs="Calibri" w:ascii="Calibri" w:hAnsi="Calibri"/>
          <w:color w:val="FFFFFF"/>
          <w:lang w:val="en-US"/>
        </w:rPr>
        <w:t>Base: All respondents</w:t>
      </w:r>
    </w:p>
    <w:p>
      <w:pPr>
        <w:pStyle w:val="Heading2"/>
        <w:rPr>
          <w:rFonts w:ascii="Calibri" w:hAnsi="Calibri" w:eastAsia="Calibri" w:cs="Calibri"/>
          <w:kern w:val="2"/>
          <w:lang w:val="en-GB"/>
          <w14:ligatures w14:val="standardContextual"/>
        </w:rPr>
      </w:pPr>
      <w:bookmarkStart w:id="1" w:name="_Toc2094313499"/>
      <w:r>
        <w:rPr>
          <w:lang w:val="en-GB"/>
        </w:rPr>
        <w:t>poldisfam: Political discussions: family and friends</w:t>
      </w:r>
      <w:bookmarkEnd w:id="1"/>
      <w:r>
        <w:rPr>
          <w:lang w:val="en-GB"/>
        </w:rPr>
        <w:t xml:space="preserve"> </w:t>
      </w:r>
      <w:r>
        <w:rPr>
          <w:color w:val="FF0000"/>
          <w:lang w:val="en-GB"/>
        </w:rPr>
        <w:t>[Single Answer]</w:t>
      </w:r>
    </w:p>
    <w:p>
      <w:pPr>
        <w:pStyle w:val="FItem"/>
        <w:rPr>
          <w:color w:themeColor="text1" w:val="000000"/>
          <w:lang w:val="en-GB"/>
        </w:rPr>
      </w:pPr>
      <w:r>
        <w:rPr>
          <w:lang w:val="en-GB"/>
        </w:rPr>
        <w:t xml:space="preserve">When you are together with </w:t>
      </w:r>
      <w:r>
        <w:rPr>
          <w:u w:val="single"/>
          <w:lang w:val="en-GB"/>
        </w:rPr>
        <w:t>relatives or friends</w:t>
      </w:r>
      <w:r>
        <w:rPr>
          <w:lang w:val="en-GB"/>
        </w:rPr>
        <w:t>, how often would you say you discuss politics?</w:t>
      </w:r>
    </w:p>
    <w:p>
      <w:pPr>
        <w:pStyle w:val="Antwort"/>
        <w:ind w:firstLine="565" w:start="286"/>
        <w:rPr>
          <w:color w:themeColor="text1" w:val="000000"/>
          <w:lang w:val="en-GB"/>
        </w:rPr>
      </w:pPr>
      <w:r>
        <w:rPr>
          <w:color w:themeColor="text1" w:val="000000"/>
          <w:lang w:val="en-GB"/>
        </w:rPr>
        <w:t>1 Never</w:t>
      </w:r>
    </w:p>
    <w:p>
      <w:pPr>
        <w:pStyle w:val="Antwort"/>
        <w:ind w:firstLine="565" w:start="286"/>
        <w:rPr>
          <w:color w:themeColor="text1" w:val="000000"/>
          <w:lang w:val="en-GB"/>
        </w:rPr>
      </w:pPr>
      <w:r>
        <w:rPr>
          <w:color w:themeColor="text1" w:val="000000"/>
          <w:lang w:val="en-GB"/>
        </w:rPr>
        <w:t>2 Less than once a month</w:t>
      </w:r>
    </w:p>
    <w:p>
      <w:pPr>
        <w:pStyle w:val="Antwort"/>
        <w:ind w:firstLine="565" w:start="286"/>
        <w:rPr>
          <w:color w:themeColor="text1" w:val="000000"/>
          <w:lang w:val="en-GB"/>
        </w:rPr>
      </w:pPr>
      <w:r>
        <w:rPr>
          <w:color w:themeColor="text1" w:val="000000"/>
          <w:lang w:val="en-GB"/>
        </w:rPr>
        <w:t>3 Once a month</w:t>
      </w:r>
    </w:p>
    <w:p>
      <w:pPr>
        <w:pStyle w:val="Antwort"/>
        <w:ind w:firstLine="565" w:start="286"/>
        <w:rPr>
          <w:color w:themeColor="text1" w:val="000000"/>
          <w:lang w:val="en-GB"/>
        </w:rPr>
      </w:pPr>
      <w:r>
        <w:rPr>
          <w:color w:themeColor="text1" w:val="000000"/>
          <w:lang w:val="en-GB"/>
        </w:rPr>
        <w:t>4 Several times a month</w:t>
      </w:r>
    </w:p>
    <w:p>
      <w:pPr>
        <w:pStyle w:val="Antwort"/>
        <w:ind w:firstLine="565" w:start="286"/>
        <w:rPr>
          <w:color w:themeColor="text1" w:val="000000"/>
          <w:lang w:val="en-GB"/>
        </w:rPr>
      </w:pPr>
      <w:r>
        <w:rPr>
          <w:color w:themeColor="text1" w:val="000000"/>
          <w:lang w:val="en-GB"/>
        </w:rPr>
        <w:t>5 Once a week</w:t>
      </w:r>
    </w:p>
    <w:p>
      <w:pPr>
        <w:pStyle w:val="Antwort"/>
        <w:ind w:firstLine="565" w:start="286"/>
        <w:rPr>
          <w:color w:themeColor="text1" w:val="000000"/>
          <w:lang w:val="en-GB"/>
        </w:rPr>
      </w:pPr>
      <w:r>
        <w:rPr>
          <w:color w:themeColor="text1" w:val="000000"/>
          <w:lang w:val="en-GB"/>
        </w:rPr>
        <w:t>6 Several times a week</w:t>
      </w:r>
    </w:p>
    <w:p>
      <w:pPr>
        <w:pStyle w:val="Antwort"/>
        <w:ind w:firstLine="565" w:start="286"/>
        <w:rPr>
          <w:color w:themeColor="text1" w:val="000000"/>
          <w:lang w:val="en-GB"/>
        </w:rPr>
      </w:pPr>
      <w:r>
        <w:rPr>
          <w:color w:themeColor="text1" w:val="000000"/>
          <w:lang w:val="en-GB"/>
        </w:rPr>
        <w:t>7 Every day</w:t>
      </w:r>
    </w:p>
    <w:p>
      <w:pPr>
        <w:pStyle w:val="Antwort"/>
        <w:ind w:firstLine="565" w:start="286"/>
        <w:rPr>
          <w:color w:themeColor="text1" w:val="000000"/>
          <w:lang w:val="en-GB"/>
        </w:rPr>
      </w:pPr>
      <w:r>
        <w:rPr>
          <w:color w:themeColor="text1" w:val="000000"/>
          <w:lang w:val="en-GB"/>
        </w:rPr>
      </w:r>
    </w:p>
    <w:p>
      <w:pPr>
        <w:pStyle w:val="Antwort"/>
        <w:ind w:firstLine="565" w:start="286"/>
        <w:rPr>
          <w:color w:themeColor="text1" w:val="000000"/>
          <w:lang w:val="en-GB"/>
        </w:rPr>
      </w:pPr>
      <w:r>
        <w:rPr>
          <w:color w:themeColor="text1" w:val="000000"/>
          <w:lang w:val="en-GB"/>
        </w:rPr>
        <w:t>88 Prefer not to say</w:t>
      </w:r>
    </w:p>
    <w:p>
      <w:pPr>
        <w:pStyle w:val="Normal"/>
        <w:rPr>
          <w:color w:themeColor="text1" w:val="000000"/>
          <w:lang w:val="en-GB"/>
        </w:rPr>
      </w:pPr>
      <w:r>
        <w:rPr>
          <w:color w:themeColor="text1" w:val="000000"/>
          <w:lang w:val="en-GB"/>
        </w:rPr>
      </w:r>
    </w:p>
    <w:p>
      <w:pPr>
        <w:pStyle w:val="Normal"/>
        <w:shd w:val="clear" w:color="auto" w:fill="548DD4"/>
        <w:spacing w:lineRule="auto" w:line="240" w:before="0" w:after="0"/>
        <w:ind w:hanging="709" w:start="709"/>
        <w:contextualSpacing/>
        <w:jc w:val="both"/>
        <w:rPr>
          <w:rFonts w:ascii="Calibri" w:hAnsi="Calibri" w:eastAsia="Times New Roman" w:cs="Calibri"/>
          <w:color w:val="FFFFFF"/>
          <w:lang w:val="en-US"/>
        </w:rPr>
      </w:pPr>
      <w:bookmarkStart w:id="2" w:name="_Toc1140457548"/>
      <w:bookmarkStart w:id="3" w:name="_Toc274223162"/>
      <w:r>
        <w:rPr>
          <w:rFonts w:eastAsia="Times New Roman" w:cs="Calibri" w:ascii="Calibri" w:hAnsi="Calibri"/>
          <w:color w:val="FFFFFF"/>
          <w:lang w:val="en-US"/>
        </w:rPr>
        <w:t>Base: All respondents</w:t>
      </w:r>
    </w:p>
    <w:p>
      <w:pPr>
        <w:pStyle w:val="Heading2"/>
        <w:rPr>
          <w:rFonts w:ascii="Calibri" w:hAnsi="Calibri" w:eastAsia="Calibri" w:cs="Calibri"/>
          <w:kern w:val="2"/>
          <w:lang w:val="en-GB"/>
          <w14:ligatures w14:val="standardContextual"/>
        </w:rPr>
      </w:pPr>
      <w:bookmarkStart w:id="4" w:name="_Toc1140457548"/>
      <w:bookmarkStart w:id="5" w:name="_Toc274223162"/>
      <w:r>
        <w:rPr>
          <w:lang w:val="en-GB"/>
        </w:rPr>
        <w:t>poldiscol: Political discussions: work colleagues</w:t>
      </w:r>
      <w:bookmarkEnd w:id="4"/>
      <w:bookmarkEnd w:id="5"/>
      <w:r>
        <w:rPr>
          <w:lang w:val="en-GB"/>
        </w:rPr>
        <w:t xml:space="preserve"> </w:t>
      </w:r>
      <w:r>
        <w:rPr>
          <w:color w:val="FF0000"/>
          <w:lang w:val="en-GB"/>
        </w:rPr>
        <w:t>[Single Answer]</w:t>
      </w:r>
    </w:p>
    <w:p>
      <w:pPr>
        <w:pStyle w:val="FItem"/>
        <w:rPr>
          <w:color w:themeColor="text1" w:val="000000"/>
          <w:lang w:val="en-GB"/>
        </w:rPr>
      </w:pPr>
      <w:r>
        <w:rPr>
          <w:lang w:val="en-GB"/>
        </w:rPr>
        <w:t xml:space="preserve">When you are together with </w:t>
      </w:r>
      <w:r>
        <w:rPr>
          <w:u w:val="single"/>
          <w:lang w:val="en-GB"/>
        </w:rPr>
        <w:t>work colleagues</w:t>
      </w:r>
      <w:r>
        <w:rPr>
          <w:lang w:val="en-GB"/>
        </w:rPr>
        <w:t>, how often would you say you discuss politics?</w:t>
      </w:r>
    </w:p>
    <w:p>
      <w:pPr>
        <w:pStyle w:val="Antwort"/>
        <w:rPr>
          <w:lang w:val="en-GB"/>
        </w:rPr>
      </w:pPr>
      <w:r>
        <w:rPr>
          <w:lang w:val="en-GB"/>
        </w:rPr>
        <w:t>1 Never</w:t>
      </w:r>
    </w:p>
    <w:p>
      <w:pPr>
        <w:pStyle w:val="Antwort"/>
        <w:ind w:firstLine="565" w:start="286"/>
        <w:rPr>
          <w:color w:themeColor="text1" w:val="000000"/>
          <w:lang w:val="en-GB"/>
        </w:rPr>
      </w:pPr>
      <w:r>
        <w:rPr>
          <w:color w:themeColor="text1" w:val="000000"/>
          <w:lang w:val="en-GB"/>
        </w:rPr>
        <w:t>2 Less than once a month</w:t>
      </w:r>
    </w:p>
    <w:p>
      <w:pPr>
        <w:pStyle w:val="Antwort"/>
        <w:ind w:firstLine="565" w:start="286"/>
        <w:rPr>
          <w:color w:themeColor="text1" w:val="000000"/>
          <w:lang w:val="en-GB"/>
        </w:rPr>
      </w:pPr>
      <w:r>
        <w:rPr>
          <w:color w:themeColor="text1" w:val="000000"/>
          <w:lang w:val="en-GB"/>
        </w:rPr>
        <w:t>3 Once a month</w:t>
      </w:r>
    </w:p>
    <w:p>
      <w:pPr>
        <w:pStyle w:val="Antwort"/>
        <w:ind w:firstLine="565" w:start="286"/>
        <w:rPr>
          <w:color w:themeColor="text1" w:val="000000"/>
          <w:lang w:val="en-GB"/>
        </w:rPr>
      </w:pPr>
      <w:r>
        <w:rPr>
          <w:color w:themeColor="text1" w:val="000000"/>
          <w:lang w:val="en-GB"/>
        </w:rPr>
        <w:t>4 Several times a month</w:t>
      </w:r>
    </w:p>
    <w:p>
      <w:pPr>
        <w:pStyle w:val="Antwort"/>
        <w:ind w:firstLine="565" w:start="286"/>
        <w:rPr>
          <w:color w:themeColor="text1" w:val="000000"/>
          <w:lang w:val="en-GB"/>
        </w:rPr>
      </w:pPr>
      <w:r>
        <w:rPr>
          <w:color w:themeColor="text1" w:val="000000"/>
          <w:lang w:val="en-GB"/>
        </w:rPr>
        <w:t>5 Once a week</w:t>
      </w:r>
    </w:p>
    <w:p>
      <w:pPr>
        <w:pStyle w:val="Antwort"/>
        <w:ind w:firstLine="565" w:start="286"/>
        <w:rPr>
          <w:color w:themeColor="text1" w:val="000000"/>
          <w:lang w:val="en-GB"/>
        </w:rPr>
      </w:pPr>
      <w:r>
        <w:rPr>
          <w:color w:themeColor="text1" w:val="000000"/>
          <w:lang w:val="en-GB"/>
        </w:rPr>
        <w:t>6 Several times a week</w:t>
      </w:r>
    </w:p>
    <w:p>
      <w:pPr>
        <w:pStyle w:val="Antwort"/>
        <w:ind w:firstLine="565" w:start="286"/>
        <w:rPr>
          <w:color w:themeColor="text1" w:val="000000"/>
          <w:lang w:val="en-GB"/>
        </w:rPr>
      </w:pPr>
      <w:r>
        <w:rPr>
          <w:color w:themeColor="text1" w:val="000000"/>
          <w:lang w:val="en-GB"/>
        </w:rPr>
        <w:t>7 Every day</w:t>
      </w:r>
    </w:p>
    <w:p>
      <w:pPr>
        <w:pStyle w:val="Antwort"/>
        <w:ind w:firstLine="565" w:start="286"/>
        <w:rPr>
          <w:color w:themeColor="text1" w:val="000000"/>
          <w:lang w:val="en-GB"/>
        </w:rPr>
      </w:pPr>
      <w:r>
        <w:rPr>
          <w:color w:themeColor="text1" w:val="000000"/>
          <w:lang w:val="en-GB"/>
        </w:rPr>
      </w:r>
    </w:p>
    <w:p>
      <w:pPr>
        <w:pStyle w:val="Antwort"/>
        <w:ind w:firstLine="565" w:start="286"/>
        <w:rPr>
          <w:color w:themeColor="text1" w:val="000000"/>
          <w:lang w:val="en-GB"/>
        </w:rPr>
      </w:pPr>
      <w:r>
        <w:rPr>
          <w:color w:themeColor="text1" w:val="000000"/>
          <w:lang w:val="en-GB"/>
        </w:rPr>
        <w:t>88 Prefer not to say</w:t>
      </w:r>
    </w:p>
    <w:p>
      <w:pPr>
        <w:pStyle w:val="Antwort"/>
        <w:ind w:firstLine="565" w:start="286"/>
        <w:rPr>
          <w:color w:themeColor="text1" w:val="000000"/>
          <w:lang w:val="en-GB"/>
        </w:rPr>
      </w:pPr>
      <w:r>
        <w:rPr>
          <w:color w:themeColor="text1" w:val="000000"/>
          <w:lang w:val="en-GB"/>
        </w:rPr>
        <w:t>99 I do not have work colleagues</w:t>
      </w:r>
    </w:p>
    <w:p>
      <w:pPr>
        <w:pStyle w:val="Normal"/>
        <w:rPr>
          <w:color w:themeColor="text1" w:val="000000"/>
          <w:lang w:val="en-GB"/>
        </w:rPr>
      </w:pPr>
      <w:r>
        <w:rPr>
          <w:color w:themeColor="text1" w:val="000000"/>
          <w:lang w:val="en-GB"/>
        </w:rPr>
      </w:r>
    </w:p>
    <w:p>
      <w:pPr>
        <w:pStyle w:val="Normal"/>
        <w:shd w:val="clear" w:color="auto" w:fill="548DD4"/>
        <w:spacing w:lineRule="auto" w:line="240" w:before="0" w:after="0"/>
        <w:ind w:hanging="709" w:start="709"/>
        <w:contextualSpacing/>
        <w:jc w:val="both"/>
        <w:rPr>
          <w:rFonts w:ascii="Calibri" w:hAnsi="Calibri" w:eastAsia="Times New Roman" w:cs="Calibri"/>
          <w:color w:val="FFFFFF"/>
          <w:lang w:val="en-US"/>
        </w:rPr>
      </w:pPr>
      <w:bookmarkStart w:id="6" w:name="_Toc764236130"/>
      <w:bookmarkStart w:id="7" w:name="_Toc2137499584"/>
      <w:r>
        <w:rPr>
          <w:rFonts w:eastAsia="Times New Roman" w:cs="Calibri" w:ascii="Calibri" w:hAnsi="Calibri"/>
          <w:color w:val="FFFFFF"/>
          <w:lang w:val="en-US"/>
        </w:rPr>
        <w:t>Base: All respondents</w:t>
      </w:r>
    </w:p>
    <w:p>
      <w:pPr>
        <w:pStyle w:val="Heading2"/>
        <w:rPr>
          <w:rFonts w:ascii="Calibri" w:hAnsi="Calibri" w:eastAsia="Calibri" w:cs="Calibri"/>
          <w:kern w:val="2"/>
          <w:lang w:val="en-GB"/>
          <w14:ligatures w14:val="standardContextual"/>
        </w:rPr>
      </w:pPr>
      <w:bookmarkStart w:id="8" w:name="_Toc764236130"/>
      <w:bookmarkStart w:id="9" w:name="_Toc2137499584"/>
      <w:r>
        <w:rPr>
          <w:lang w:val="en-GB"/>
        </w:rPr>
        <w:t>lifesat: Life satisfaction</w:t>
      </w:r>
      <w:bookmarkEnd w:id="8"/>
      <w:bookmarkEnd w:id="9"/>
      <w:r>
        <w:rPr>
          <w:lang w:val="en-GB"/>
        </w:rPr>
        <w:t xml:space="preserve"> </w:t>
      </w:r>
      <w:r>
        <w:rPr>
          <w:color w:val="FF0000"/>
          <w:lang w:val="en-GB"/>
        </w:rPr>
        <w:t>[Single Answer]</w:t>
      </w:r>
    </w:p>
    <w:p>
      <w:pPr>
        <w:pStyle w:val="FItem"/>
        <w:rPr>
          <w:lang w:val="en-GB"/>
        </w:rPr>
      </w:pPr>
      <w:r>
        <w:rPr>
          <w:lang w:val="en-GB"/>
        </w:rPr>
        <w:t>All things considered, how satisfied are you with your life as a whole nowadays?</w:t>
      </w:r>
    </w:p>
    <w:p>
      <w:pPr>
        <w:pStyle w:val="FItem"/>
        <w:rPr>
          <w:color w:themeColor="text1" w:val="000000"/>
          <w:lang w:val="en-US"/>
        </w:rPr>
      </w:pPr>
      <w:r>
        <w:rPr>
          <w:color w:val="FF0000"/>
          <w:highlight w:val="yellow"/>
          <w:lang w:val="en-US"/>
        </w:rPr>
        <w:t xml:space="preserve">IF FIELD_METHOD=CATI: CATI INSTRUCTION: </w:t>
      </w:r>
      <w:r>
        <w:rPr>
          <w:b w:val="false"/>
          <w:bCs w:val="false"/>
          <w:color w:themeColor="text1" w:val="000000"/>
          <w:highlight w:val="yellow"/>
          <w:lang w:val="en-US"/>
        </w:rPr>
        <w:t>READ OUT: “Please indicate your answer on a scale of 1 to 11, where 1 corresponds to Extremely dissatisfied and 11 corresponds to Extremely satisfied.”</w:t>
      </w:r>
    </w:p>
    <w:p>
      <w:pPr>
        <w:pStyle w:val="FItem"/>
        <w:rPr>
          <w:color w:themeColor="text1" w:val="000000"/>
          <w:lang w:val="en-US"/>
        </w:rPr>
      </w:pPr>
      <w:r>
        <w:rPr>
          <w:color w:themeColor="text1" w:val="000000"/>
          <w:lang w:val="en-US"/>
        </w:rPr>
      </w:r>
    </w:p>
    <w:p>
      <w:pPr>
        <w:pStyle w:val="Antwort"/>
        <w:ind w:firstLine="565" w:start="286"/>
        <w:rPr>
          <w:color w:themeColor="text1" w:val="000000"/>
          <w:lang w:val="en-GB"/>
        </w:rPr>
      </w:pPr>
      <w:r>
        <w:rPr>
          <w:color w:themeColor="text1" w:val="000000"/>
          <w:lang w:val="en-GB"/>
        </w:rPr>
        <w:t>1 Extremely dissatisfied</w:t>
      </w:r>
    </w:p>
    <w:p>
      <w:pPr>
        <w:pStyle w:val="Antwort"/>
        <w:ind w:firstLine="565" w:start="286"/>
        <w:rPr>
          <w:color w:themeColor="text1" w:val="000000"/>
          <w:lang w:val="en-GB"/>
        </w:rPr>
      </w:pPr>
      <w:r>
        <w:rPr>
          <w:color w:themeColor="text1" w:val="000000"/>
          <w:lang w:val="en-GB"/>
        </w:rPr>
        <w:t>2</w:t>
      </w:r>
    </w:p>
    <w:p>
      <w:pPr>
        <w:pStyle w:val="Antwort"/>
        <w:ind w:firstLine="565" w:start="286"/>
        <w:rPr>
          <w:color w:themeColor="text1" w:val="000000"/>
          <w:lang w:val="en-GB"/>
        </w:rPr>
      </w:pPr>
      <w:r>
        <w:rPr>
          <w:color w:themeColor="text1" w:val="000000"/>
          <w:lang w:val="en-GB"/>
        </w:rPr>
        <w:t>3</w:t>
      </w:r>
    </w:p>
    <w:p>
      <w:pPr>
        <w:pStyle w:val="Antwort"/>
        <w:ind w:firstLine="565" w:start="286"/>
        <w:rPr>
          <w:color w:themeColor="text1" w:val="000000"/>
          <w:lang w:val="en-GB"/>
        </w:rPr>
      </w:pPr>
      <w:r>
        <w:rPr>
          <w:color w:themeColor="text1" w:val="000000"/>
          <w:lang w:val="en-GB"/>
        </w:rPr>
        <w:t>4</w:t>
      </w:r>
    </w:p>
    <w:p>
      <w:pPr>
        <w:pStyle w:val="Antwort"/>
        <w:ind w:firstLine="565" w:start="286"/>
        <w:rPr>
          <w:color w:themeColor="text1" w:val="000000"/>
          <w:lang w:val="en-GB"/>
        </w:rPr>
      </w:pPr>
      <w:r>
        <w:rPr>
          <w:color w:themeColor="text1" w:val="000000"/>
          <w:lang w:val="en-GB"/>
        </w:rPr>
        <w:t>5</w:t>
      </w:r>
    </w:p>
    <w:p>
      <w:pPr>
        <w:pStyle w:val="Antwort"/>
        <w:ind w:firstLine="565" w:start="286"/>
        <w:rPr>
          <w:color w:themeColor="text1" w:val="000000"/>
          <w:lang w:val="en-GB"/>
        </w:rPr>
      </w:pPr>
      <w:r>
        <w:rPr>
          <w:color w:themeColor="text1" w:val="000000"/>
          <w:lang w:val="en-GB"/>
        </w:rPr>
        <w:t>6</w:t>
      </w:r>
    </w:p>
    <w:p>
      <w:pPr>
        <w:pStyle w:val="Antwort"/>
        <w:ind w:firstLine="565" w:start="286"/>
        <w:rPr>
          <w:color w:themeColor="text1" w:val="000000"/>
          <w:lang w:val="en-GB"/>
        </w:rPr>
      </w:pPr>
      <w:r>
        <w:rPr>
          <w:color w:themeColor="text1" w:val="000000"/>
          <w:lang w:val="en-GB"/>
        </w:rPr>
        <w:t>7</w:t>
      </w:r>
    </w:p>
    <w:p>
      <w:pPr>
        <w:pStyle w:val="Antwort"/>
        <w:ind w:firstLine="565" w:start="286"/>
        <w:rPr>
          <w:color w:themeColor="text1" w:val="000000"/>
          <w:lang w:val="en-GB"/>
        </w:rPr>
      </w:pPr>
      <w:r>
        <w:rPr>
          <w:color w:themeColor="text1" w:val="000000"/>
          <w:lang w:val="en-GB"/>
        </w:rPr>
        <w:t>8</w:t>
      </w:r>
    </w:p>
    <w:p>
      <w:pPr>
        <w:pStyle w:val="Antwort"/>
        <w:ind w:firstLine="565" w:start="286"/>
        <w:rPr>
          <w:color w:themeColor="text1" w:val="000000"/>
          <w:lang w:val="en-GB"/>
        </w:rPr>
      </w:pPr>
      <w:r>
        <w:rPr>
          <w:color w:themeColor="text1" w:val="000000"/>
          <w:lang w:val="en-GB"/>
        </w:rPr>
        <w:t>9</w:t>
      </w:r>
    </w:p>
    <w:p>
      <w:pPr>
        <w:pStyle w:val="Antwort"/>
        <w:ind w:firstLine="565" w:start="286"/>
        <w:rPr>
          <w:color w:themeColor="text1" w:val="000000"/>
          <w:lang w:val="en-GB"/>
        </w:rPr>
      </w:pPr>
      <w:r>
        <w:rPr>
          <w:color w:themeColor="text1" w:val="000000"/>
          <w:lang w:val="en-GB"/>
        </w:rPr>
        <w:t>10</w:t>
      </w:r>
    </w:p>
    <w:p>
      <w:pPr>
        <w:pStyle w:val="Antwort"/>
        <w:ind w:hanging="142" w:start="993"/>
        <w:rPr>
          <w:color w:themeColor="text1" w:val="000000"/>
          <w:lang w:val="en-GB"/>
        </w:rPr>
      </w:pPr>
      <w:r>
        <w:rPr>
          <w:color w:themeColor="text1" w:val="000000"/>
          <w:lang w:val="en-GB"/>
        </w:rPr>
        <w:t>11 Extremely satisfied</w:t>
      </w:r>
    </w:p>
    <w:p>
      <w:pPr>
        <w:pStyle w:val="Normal"/>
        <w:rPr>
          <w:lang w:val="en-GB"/>
        </w:rPr>
      </w:pPr>
      <w:r>
        <w:rPr>
          <w:lang w:val="en-GB"/>
        </w:rPr>
      </w:r>
    </w:p>
    <w:p>
      <w:pPr>
        <w:pStyle w:val="Normal"/>
        <w:shd w:val="clear" w:color="auto" w:fill="548DD4"/>
        <w:spacing w:lineRule="auto" w:line="240" w:before="0" w:after="0"/>
        <w:ind w:hanging="709" w:start="709"/>
        <w:contextualSpacing/>
        <w:jc w:val="both"/>
        <w:rPr>
          <w:rFonts w:ascii="Calibri" w:hAnsi="Calibri" w:eastAsia="Times New Roman" w:cs="Calibri"/>
          <w:color w:val="FFFFFF"/>
          <w:lang w:val="en-US"/>
        </w:rPr>
      </w:pPr>
      <w:bookmarkStart w:id="10" w:name="_Toc1235612712"/>
      <w:r>
        <w:rPr>
          <w:rFonts w:eastAsia="Times New Roman" w:cs="Calibri" w:ascii="Calibri" w:hAnsi="Calibri"/>
          <w:color w:val="FFFFFF"/>
          <w:lang w:val="en-US"/>
        </w:rPr>
        <w:t>Base: All respondents</w:t>
      </w:r>
    </w:p>
    <w:p>
      <w:pPr>
        <w:pStyle w:val="Heading2"/>
        <w:rPr>
          <w:lang w:val="en-GB"/>
        </w:rPr>
      </w:pPr>
      <w:bookmarkStart w:id="11" w:name="_Toc1235612712"/>
      <w:r>
        <w:rPr>
          <w:lang w:val="en-GB"/>
        </w:rPr>
        <w:t>votetrnt: Recalled turnout national parliamentary election</w:t>
      </w:r>
      <w:bookmarkEnd w:id="11"/>
      <w:r>
        <w:rPr>
          <w:lang w:val="en-GB"/>
        </w:rPr>
        <w:t xml:space="preserve"> </w:t>
      </w:r>
      <w:r>
        <w:rPr>
          <w:color w:val="FF0000"/>
          <w:lang w:val="en-GB"/>
        </w:rPr>
        <w:t>[Single Answer]</w:t>
      </w:r>
    </w:p>
    <w:p>
      <w:pPr>
        <w:pStyle w:val="FItem"/>
        <w:rPr>
          <w:color w:themeColor="text1" w:val="000000"/>
          <w:lang w:val="en-GB"/>
        </w:rPr>
      </w:pPr>
      <w:r>
        <w:rPr>
          <w:lang w:val="en-GB"/>
        </w:rPr>
        <w:t>Some people don’t vote nowadays for one reason or another.</w:t>
      </w:r>
    </w:p>
    <w:p>
      <w:pPr>
        <w:pStyle w:val="FItem"/>
        <w:rPr>
          <w:color w:themeColor="text1" w:val="000000"/>
          <w:lang w:val="en-GB"/>
        </w:rPr>
      </w:pPr>
      <w:r>
        <w:rPr>
          <w:lang w:val="en-GB"/>
        </w:rPr>
        <w:t>Did you vote in the last [country national parliamentary election] in [month/year of country’s last national parliamentary election]?</w:t>
      </w:r>
    </w:p>
    <w:p>
      <w:pPr>
        <w:pStyle w:val="Antwort"/>
        <w:rPr>
          <w:color w:themeColor="text1" w:val="000000"/>
          <w:lang w:val="en-GB"/>
        </w:rPr>
      </w:pPr>
      <w:r>
        <w:rPr>
          <w:lang w:val="en-GB"/>
        </w:rPr>
        <w:t>1 Yes</w:t>
      </w:r>
    </w:p>
    <w:p>
      <w:pPr>
        <w:pStyle w:val="Antwort"/>
        <w:rPr>
          <w:color w:themeColor="text1" w:val="000000"/>
          <w:lang w:val="en-GB"/>
        </w:rPr>
      </w:pPr>
      <w:r>
        <w:rPr>
          <w:lang w:val="en-GB"/>
        </w:rPr>
        <w:t>2 No</w:t>
      </w:r>
    </w:p>
    <w:p>
      <w:pPr>
        <w:pStyle w:val="Antwort"/>
        <w:rPr>
          <w:lang w:val="en-GB"/>
        </w:rPr>
      </w:pPr>
      <w:r>
        <w:rPr>
          <w:lang w:val="en-GB"/>
        </w:rPr>
        <w:t>3 Not eligible to vote</w:t>
      </w:r>
    </w:p>
    <w:p>
      <w:pPr>
        <w:pStyle w:val="Antwort"/>
        <w:rPr>
          <w:rFonts w:eastAsia="Book Antiqua" w:cs="Book Antiqua"/>
          <w:color w:themeColor="text1" w:val="000000"/>
          <w:szCs w:val="20"/>
          <w:lang w:val="en-GB"/>
        </w:rPr>
      </w:pPr>
      <w:r>
        <w:rPr>
          <w:rFonts w:eastAsia="Book Antiqua" w:cs="Book Antiqua"/>
          <w:color w:themeColor="text1" w:val="000000"/>
          <w:szCs w:val="20"/>
          <w:lang w:val="en-GB"/>
        </w:rPr>
      </w:r>
    </w:p>
    <w:p>
      <w:pPr>
        <w:pStyle w:val="Antwort"/>
        <w:ind w:firstLine="565" w:start="286"/>
        <w:rPr>
          <w:lang w:val="en-GB"/>
        </w:rPr>
      </w:pPr>
      <w:r>
        <w:rPr>
          <w:color w:themeColor="text1" w:val="000000"/>
          <w:lang w:val="en-GB"/>
        </w:rPr>
        <w:t>88 Prefer not to say</w:t>
      </w:r>
    </w:p>
    <w:p>
      <w:pPr>
        <w:pStyle w:val="Antwort"/>
        <w:rPr>
          <w:lang w:val="en-GB"/>
        </w:rPr>
      </w:pPr>
      <w:r>
        <w:rPr>
          <w:lang w:val="en-GB"/>
        </w:rPr>
        <w:t>99 Do not remember</w:t>
      </w:r>
    </w:p>
    <w:p>
      <w:pPr>
        <w:pStyle w:val="Antwort"/>
        <w:rPr>
          <w:rFonts w:eastAsia="Book Antiqua" w:cs="Book Antiqua"/>
          <w:color w:themeColor="text1" w:val="000000"/>
          <w:szCs w:val="20"/>
          <w:lang w:val="en-GB"/>
        </w:rPr>
      </w:pPr>
      <w:r>
        <w:rPr>
          <w:rFonts w:eastAsia="Book Antiqua" w:cs="Book Antiqua"/>
          <w:color w:themeColor="text1" w:val="000000"/>
          <w:szCs w:val="20"/>
          <w:lang w:val="en-GB"/>
        </w:rPr>
      </w:r>
    </w:p>
    <w:p>
      <w:pPr>
        <w:pStyle w:val="Normal"/>
        <w:shd w:val="clear" w:color="auto" w:fill="548DD4"/>
        <w:spacing w:lineRule="auto" w:line="240" w:before="0" w:after="0"/>
        <w:ind w:hanging="709" w:start="709"/>
        <w:contextualSpacing/>
        <w:jc w:val="both"/>
        <w:rPr>
          <w:rFonts w:ascii="Calibri" w:hAnsi="Calibri" w:eastAsia="Times New Roman" w:cs="Calibri"/>
          <w:color w:val="FFFFFF"/>
          <w:lang w:val="en-US"/>
        </w:rPr>
      </w:pPr>
      <w:r>
        <w:rPr>
          <w:rFonts w:eastAsia="Times New Roman" w:cs="Calibri" w:ascii="Calibri" w:hAnsi="Calibri"/>
          <w:color w:val="FFFFFF"/>
          <w:lang w:val="en-US"/>
        </w:rPr>
        <w:t>Base: All respondents</w:t>
      </w:r>
    </w:p>
    <w:p>
      <w:pPr>
        <w:pStyle w:val="Heading2"/>
        <w:rPr>
          <w:lang w:val="en-GB"/>
        </w:rPr>
      </w:pPr>
      <w:r>
        <w:rPr>
          <w:lang w:val="en-GB"/>
        </w:rPr>
        <w:t xml:space="preserve">voteprspopen: Prospective vote choice: country of interview </w:t>
      </w:r>
      <w:r>
        <w:rPr>
          <w:color w:val="FF0000"/>
          <w:lang w:val="en-GB"/>
        </w:rPr>
        <w:t>[Single Answer &amp; Open End]</w:t>
      </w:r>
    </w:p>
    <w:p>
      <w:pPr>
        <w:pStyle w:val="FItem"/>
        <w:rPr>
          <w:color w:themeColor="text1" w:val="000000"/>
          <w:lang w:val="en-GB"/>
        </w:rPr>
      </w:pPr>
      <w:r>
        <w:rPr>
          <w:lang w:val="en-GB"/>
        </w:rPr>
        <w:t>And if there was a general election next week, which party would you vote for?</w:t>
      </w:r>
    </w:p>
    <w:p>
      <w:pPr>
        <w:pStyle w:val="Hinweis"/>
        <w:rPr>
          <w:rFonts w:eastAsia="Book Antiqua" w:cs="Book Antiqua"/>
          <w:color w:themeColor="text1" w:val="000000"/>
          <w:szCs w:val="20"/>
          <w:lang w:val="en-GB"/>
        </w:rPr>
      </w:pPr>
      <w:r>
        <w:rPr>
          <w:lang w:val="en-GB"/>
        </w:rPr>
        <w:t xml:space="preserve"> </w:t>
      </w:r>
      <w:r>
        <w:rPr>
          <w:lang w:val="en-GB"/>
        </w:rPr>
        <w:t>Please answer regardless of whether you are eligible to vote.</w:t>
      </w:r>
    </w:p>
    <w:p>
      <w:pPr>
        <w:pStyle w:val="Antwort"/>
        <w:rPr>
          <w:rFonts w:eastAsia="" w:eastAsiaTheme="majorEastAsia"/>
          <w:b/>
          <w:bCs/>
          <w:color w:val="FF0000"/>
          <w:lang w:val="en-GB"/>
        </w:rPr>
      </w:pPr>
      <w:r>
        <w:rPr>
          <w:rFonts w:eastAsia="" w:eastAsiaTheme="majorEastAsia"/>
          <w:b/>
          <w:bCs/>
          <w:color w:val="FF0000"/>
          <w:lang w:val="en-GB"/>
        </w:rPr>
        <w:t>[PROG: Insert Country-specific party answer categories]</w:t>
      </w:r>
    </w:p>
    <w:p>
      <w:pPr>
        <w:pStyle w:val="Antwort"/>
        <w:rPr>
          <w:lang w:val="en-GB"/>
        </w:rPr>
      </w:pPr>
      <w:r>
        <w:rPr>
          <w:lang w:val="en-GB"/>
        </w:rPr>
      </w:r>
    </w:p>
    <w:p>
      <w:pPr>
        <w:pStyle w:val="Antwort"/>
        <w:rPr>
          <w:color w:themeColor="text1" w:val="000000"/>
          <w:lang w:val="en-GB"/>
        </w:rPr>
      </w:pPr>
      <w:r>
        <w:rPr>
          <w:lang w:val="en-GB"/>
        </w:rPr>
        <w:t>55 Other: [Open End]</w:t>
      </w:r>
    </w:p>
    <w:p>
      <w:pPr>
        <w:pStyle w:val="Antwort"/>
        <w:rPr>
          <w:color w:themeColor="text1" w:val="000000"/>
          <w:lang w:val="en-GB"/>
        </w:rPr>
      </w:pPr>
      <w:r>
        <w:rPr>
          <w:lang w:val="en-GB"/>
        </w:rPr>
        <w:t xml:space="preserve">66 Blank or null </w:t>
      </w:r>
    </w:p>
    <w:p>
      <w:pPr>
        <w:pStyle w:val="Antwort"/>
        <w:rPr>
          <w:lang w:val="en-GB"/>
        </w:rPr>
      </w:pPr>
      <w:r>
        <w:rPr>
          <w:lang w:val="en-GB"/>
        </w:rPr>
        <w:t>77 Would not vote</w:t>
      </w:r>
    </w:p>
    <w:p>
      <w:pPr>
        <w:pStyle w:val="Antwort"/>
        <w:rPr>
          <w:color w:themeColor="text1" w:val="000000"/>
          <w:lang w:val="en-GB"/>
        </w:rPr>
      </w:pPr>
      <w:r>
        <w:rPr>
          <w:color w:themeColor="text1" w:val="000000"/>
          <w:lang w:val="en-GB"/>
        </w:rPr>
      </w:r>
    </w:p>
    <w:p>
      <w:pPr>
        <w:pStyle w:val="Antwort"/>
        <w:ind w:firstLine="565" w:start="286"/>
        <w:rPr>
          <w:color w:themeColor="text1" w:val="000000"/>
          <w:lang w:val="en-GB"/>
        </w:rPr>
      </w:pPr>
      <w:r>
        <w:rPr>
          <w:color w:themeColor="text1" w:val="000000"/>
          <w:lang w:val="en-GB"/>
        </w:rPr>
        <w:t>88 Prefer not to say</w:t>
      </w:r>
    </w:p>
    <w:p>
      <w:pPr>
        <w:pStyle w:val="Antwort"/>
        <w:rPr>
          <w:lang w:val="en-GB"/>
        </w:rPr>
      </w:pPr>
      <w:r>
        <w:rPr>
          <w:lang w:val="en-GB"/>
        </w:rPr>
        <w:t>99 Do not know</w:t>
      </w:r>
    </w:p>
    <w:p>
      <w:pPr>
        <w:pStyle w:val="Normal"/>
        <w:rPr>
          <w:lang w:val="en-GB"/>
        </w:rPr>
      </w:pPr>
      <w:r>
        <w:rPr>
          <w:lang w:val="en-GB"/>
        </w:rPr>
      </w:r>
    </w:p>
    <w:p>
      <w:pPr>
        <w:pStyle w:val="Normal"/>
        <w:shd w:val="clear" w:color="auto" w:fill="548DD4"/>
        <w:spacing w:lineRule="auto" w:line="240" w:before="0" w:after="0"/>
        <w:ind w:hanging="709" w:start="709"/>
        <w:contextualSpacing/>
        <w:jc w:val="both"/>
        <w:rPr>
          <w:rFonts w:ascii="Calibri" w:hAnsi="Calibri" w:eastAsia="Times New Roman" w:cs="Calibri"/>
          <w:color w:val="FFFFFF"/>
          <w:lang w:val="en-US"/>
        </w:rPr>
      </w:pPr>
      <w:bookmarkStart w:id="12" w:name="_Toc1761965960"/>
      <w:bookmarkStart w:id="13" w:name="_Toc798717878"/>
      <w:r>
        <w:rPr>
          <w:rFonts w:eastAsia="Times New Roman" w:cs="Calibri" w:ascii="Calibri" w:hAnsi="Calibri"/>
          <w:color w:val="FFFFFF"/>
          <w:lang w:val="en-US"/>
        </w:rPr>
        <w:t>Base: All respondents</w:t>
      </w:r>
    </w:p>
    <w:p>
      <w:pPr>
        <w:pStyle w:val="Heading2"/>
        <w:rPr>
          <w:lang w:val="en-GB"/>
        </w:rPr>
      </w:pPr>
      <w:r>
        <w:rPr>
          <w:lang w:val="en-GB"/>
        </w:rPr>
        <w:t xml:space="preserve">soligame: Solidarity game </w:t>
      </w:r>
      <w:r>
        <w:rPr>
          <w:color w:val="FF0000"/>
          <w:lang w:val="en-GB"/>
        </w:rPr>
        <w:t>[</w:t>
      </w:r>
      <w:bookmarkEnd w:id="12"/>
      <w:bookmarkEnd w:id="13"/>
      <w:r>
        <w:rPr>
          <w:color w:val="FF0000"/>
          <w:lang w:val="en-GB"/>
        </w:rPr>
        <w:t>Numeric, Valid range 0-100]</w:t>
      </w:r>
    </w:p>
    <w:p>
      <w:pPr>
        <w:pStyle w:val="Antwort"/>
        <w:ind w:start="0"/>
        <w:rPr>
          <w:lang w:val="en-GB"/>
        </w:rPr>
      </w:pPr>
      <w:r>
        <w:rPr>
          <w:lang w:val="en-GB"/>
        </w:rPr>
      </w:r>
    </w:p>
    <w:p>
      <w:pPr>
        <w:pStyle w:val="Antwort"/>
        <w:ind w:start="0"/>
        <w:rPr>
          <w:lang w:val="en-US"/>
        </w:rPr>
      </w:pPr>
      <w:r>
        <w:rPr>
          <w:lang w:val="en-US"/>
        </w:rPr>
        <w:t>Imagine you take part in a lottery together with two other people in [country]. Each of you draws one lottery ticket. So, there could be 0, 1, 2, or 3 winners. However, you are the only winner.</w:t>
      </w:r>
    </w:p>
    <w:p>
      <w:pPr>
        <w:pStyle w:val="Antwort"/>
        <w:ind w:start="0"/>
        <w:rPr>
          <w:lang w:val="en-GB"/>
        </w:rPr>
      </w:pPr>
      <w:r>
        <w:rPr>
          <w:lang w:val="en-GB"/>
        </w:rPr>
        <w:t>You have won 100 points, which are worth X.</w:t>
      </w:r>
    </w:p>
    <w:p>
      <w:pPr>
        <w:pStyle w:val="Antwort"/>
        <w:ind w:start="0"/>
        <w:rPr>
          <w:lang w:val="en-GB"/>
        </w:rPr>
      </w:pPr>
      <w:r>
        <w:rPr>
          <w:lang w:val="en-GB"/>
        </w:rPr>
        <w:t>Now you can give points to the two people who lost, so that they receive part of the payout.</w:t>
      </w:r>
    </w:p>
    <w:p>
      <w:pPr>
        <w:pStyle w:val="Antwort"/>
        <w:ind w:start="0"/>
        <w:rPr>
          <w:lang w:val="en-GB"/>
        </w:rPr>
      </w:pPr>
      <w:r>
        <w:rPr>
          <w:lang w:val="en-GB"/>
        </w:rPr>
        <w:t>You can give away any number of points between 0 and 100. They will be split evenly between the two people.</w:t>
      </w:r>
    </w:p>
    <w:p>
      <w:pPr>
        <w:pStyle w:val="Antwort"/>
        <w:ind w:start="0"/>
        <w:rPr>
          <w:lang w:val="en-GB"/>
        </w:rPr>
      </w:pPr>
      <w:r>
        <w:rPr>
          <w:lang w:val="en-GB"/>
        </w:rPr>
        <w:t xml:space="preserve">How many points would you give to the two people </w:t>
      </w:r>
      <w:r>
        <w:rPr>
          <w:b/>
          <w:lang w:val="en-GB"/>
        </w:rPr>
        <w:t>in total</w:t>
      </w:r>
      <w:r>
        <w:rPr>
          <w:lang w:val="en-GB"/>
        </w:rPr>
        <w:t>?</w:t>
      </w:r>
    </w:p>
    <w:p>
      <w:pPr>
        <w:pStyle w:val="Antwort"/>
        <w:ind w:start="0"/>
        <w:rPr>
          <w:lang w:val="en-GB"/>
        </w:rPr>
      </w:pPr>
      <w:r>
        <w:rPr>
          <w:lang w:val="en-GB"/>
        </w:rPr>
        <w:t>[OPEN NUMERIC]</w:t>
      </w:r>
    </w:p>
    <w:p>
      <w:pPr>
        <w:pStyle w:val="Antwort"/>
        <w:ind w:start="0"/>
        <w:rPr>
          <w:lang w:val="en-GB"/>
        </w:rPr>
      </w:pPr>
      <w:r>
        <w:rPr>
          <w:lang w:val="en-GB"/>
        </w:rPr>
      </w:r>
    </w:p>
    <w:p>
      <w:pPr>
        <w:pStyle w:val="FlowProgramming"/>
        <w:rPr>
          <w:rFonts w:ascii="Book Antiqua" w:hAnsi="Book Antiqua" w:eastAsia="" w:cs="Calibri" w:cstheme="minorHAnsi" w:eastAsiaTheme="majorEastAsia"/>
          <w:b/>
          <w:bCs/>
          <w:color w:val="FF0000"/>
          <w:sz w:val="20"/>
          <w:szCs w:val="20"/>
          <w:u w:val="none"/>
        </w:rPr>
      </w:pPr>
      <w:r>
        <w:rPr>
          <w:rFonts w:eastAsia="" w:cs="Calibri" w:ascii="Book Antiqua" w:hAnsi="Book Antiqua" w:cstheme="minorHAnsi" w:eastAsiaTheme="majorEastAsia"/>
          <w:b/>
          <w:bCs/>
          <w:color w:val="FF0000"/>
          <w:sz w:val="20"/>
          <w:szCs w:val="20"/>
          <w:u w:val="none"/>
        </w:rPr>
        <w:t>[PROG: X equals different things in each country: Germany X= “80 Euro”, Spain X= “60 Euro”, France X= “75 Euro”, Croatia X= “35 Euro”, Italy X= “60 Euro”, Poland X= “150 Zloty”, Sweden X= “900 Krona”]</w:t>
      </w:r>
    </w:p>
    <w:p>
      <w:pPr>
        <w:pStyle w:val="Heading1"/>
        <w:numPr>
          <w:ilvl w:val="0"/>
          <w:numId w:val="4"/>
        </w:numPr>
        <w:rPr>
          <w:lang w:val="en-GB"/>
        </w:rPr>
      </w:pPr>
      <w:r>
        <w:rPr>
          <w:lang w:val="en-GB"/>
        </w:rPr>
        <w:t>Personal situation with no political questions</w:t>
      </w:r>
    </w:p>
    <w:p>
      <w:pPr>
        <w:pStyle w:val="Hinweis"/>
        <w:rPr>
          <w:lang w:val="en-GB"/>
        </w:rPr>
      </w:pPr>
      <w:r>
        <w:rPr>
          <w:lang w:val="en-GB"/>
        </w:rPr>
        <w:t>Now we will ask some questions about your personal situation.</w:t>
      </w:r>
    </w:p>
    <w:p>
      <w:pPr>
        <w:pStyle w:val="Hinweis"/>
        <w:rPr>
          <w:lang w:val="en-GB"/>
        </w:rPr>
      </w:pPr>
      <w:r>
        <w:rPr>
          <w:lang w:val="en-GB"/>
        </w:rPr>
      </w:r>
    </w:p>
    <w:p>
      <w:pPr>
        <w:pStyle w:val="Normal"/>
        <w:shd w:val="clear" w:color="auto" w:fill="548DD4"/>
        <w:spacing w:lineRule="auto" w:line="240" w:before="0" w:after="0"/>
        <w:ind w:hanging="709" w:start="709"/>
        <w:contextualSpacing/>
        <w:jc w:val="both"/>
        <w:rPr>
          <w:rFonts w:ascii="Calibri" w:hAnsi="Calibri" w:eastAsia="Times New Roman" w:cs="Calibri"/>
          <w:color w:val="FFFFFF"/>
          <w:lang w:val="en-US"/>
        </w:rPr>
      </w:pPr>
      <w:bookmarkStart w:id="14" w:name="_Toc1049452897"/>
      <w:bookmarkStart w:id="15" w:name="_Toc634439"/>
      <w:r>
        <w:rPr>
          <w:rFonts w:eastAsia="Times New Roman" w:cs="Calibri" w:ascii="Calibri" w:hAnsi="Calibri"/>
          <w:color w:val="FFFFFF"/>
          <w:lang w:val="en-US"/>
        </w:rPr>
        <w:t>Base: All respondents</w:t>
      </w:r>
    </w:p>
    <w:p>
      <w:pPr>
        <w:pStyle w:val="Heading2"/>
        <w:rPr>
          <w:color w:val="FF0000"/>
          <w:lang w:val="en-GB"/>
        </w:rPr>
      </w:pPr>
      <w:bookmarkStart w:id="16" w:name="_Toc1049452897"/>
      <w:bookmarkStart w:id="17" w:name="_Toc634439"/>
      <w:r>
        <w:rPr>
          <w:lang w:val="en-GB"/>
        </w:rPr>
        <w:t xml:space="preserve">lnly: Loneliness </w:t>
      </w:r>
      <w:bookmarkEnd w:id="16"/>
      <w:bookmarkEnd w:id="17"/>
      <w:r>
        <w:rPr>
          <w:color w:val="FF0000"/>
          <w:lang w:val="en-GB"/>
        </w:rPr>
        <w:t>[Collapsible grid, randomize rows]</w:t>
      </w:r>
    </w:p>
    <w:p>
      <w:pPr>
        <w:pStyle w:val="Normal"/>
        <w:rPr>
          <w:sz w:val="20"/>
          <w:szCs w:val="20"/>
          <w:lang w:val="en-GB"/>
        </w:rPr>
      </w:pPr>
      <w:r>
        <w:rPr>
          <w:b/>
          <w:bCs/>
          <w:color w:themeColor="text1" w:val="000000"/>
          <w:sz w:val="20"/>
          <w:szCs w:val="18"/>
          <w:lang w:val="en-GB"/>
        </w:rPr>
        <w:t>H</w:t>
      </w:r>
      <w:r>
        <w:rPr>
          <w:b/>
          <w:color w:themeColor="text1" w:val="000000"/>
          <w:sz w:val="20"/>
          <w:szCs w:val="18"/>
          <w:lang w:val="en-GB"/>
        </w:rPr>
        <w:t xml:space="preserve">ow </w:t>
      </w:r>
      <w:r>
        <w:rPr>
          <w:b/>
          <w:bCs/>
          <w:color w:themeColor="text1" w:val="000000"/>
          <w:sz w:val="20"/>
          <w:szCs w:val="18"/>
          <w:lang w:val="en-GB"/>
        </w:rPr>
        <w:t xml:space="preserve">much of the time </w:t>
      </w:r>
      <w:r>
        <w:rPr>
          <w:b/>
          <w:color w:themeColor="text1" w:val="000000"/>
          <w:sz w:val="20"/>
          <w:szCs w:val="18"/>
          <w:lang w:val="en-GB"/>
        </w:rPr>
        <w:t>do you feel …</w:t>
      </w:r>
    </w:p>
    <w:p>
      <w:pPr>
        <w:pStyle w:val="Normal"/>
        <w:spacing w:before="0" w:after="0"/>
        <w:rPr>
          <w:color w:val="FF0000"/>
          <w:lang w:val="en-GB"/>
        </w:rPr>
      </w:pPr>
      <w:r>
        <w:rPr>
          <w:color w:val="FF0000"/>
          <w:lang w:val="en-GB"/>
        </w:rPr>
        <w:t>Rows:</w:t>
      </w:r>
    </w:p>
    <w:p>
      <w:pPr>
        <w:pStyle w:val="Antwort"/>
        <w:rPr>
          <w:b/>
          <w:bCs/>
          <w:color w:themeColor="text1" w:val="000000"/>
          <w:szCs w:val="20"/>
          <w:lang w:val="en-GB"/>
        </w:rPr>
      </w:pPr>
      <w:r>
        <w:rPr>
          <w:b/>
          <w:bCs/>
          <w:color w:themeColor="text1" w:val="000000"/>
          <w:szCs w:val="20"/>
          <w:lang w:val="en-GB"/>
        </w:rPr>
        <w:t xml:space="preserve">1 </w:t>
      </w:r>
      <w:r>
        <w:rPr>
          <w:b/>
          <w:color w:themeColor="text1" w:val="000000"/>
          <w:szCs w:val="20"/>
          <w:lang w:val="en-GB"/>
        </w:rPr>
        <w:t>you lack companionship</w:t>
      </w:r>
      <w:r>
        <w:rPr>
          <w:b/>
          <w:bCs/>
          <w:color w:themeColor="text1" w:val="000000"/>
          <w:szCs w:val="20"/>
          <w:lang w:val="en-GB"/>
        </w:rPr>
        <w:t>?</w:t>
      </w:r>
    </w:p>
    <w:p>
      <w:pPr>
        <w:pStyle w:val="Antwort"/>
        <w:rPr>
          <w:b/>
          <w:bCs/>
          <w:color w:themeColor="text1" w:val="000000"/>
          <w:szCs w:val="20"/>
          <w:lang w:val="en-GB"/>
        </w:rPr>
      </w:pPr>
      <w:r>
        <w:rPr>
          <w:b/>
          <w:bCs/>
          <w:color w:themeColor="text1" w:val="000000"/>
          <w:szCs w:val="20"/>
          <w:lang w:val="en-GB"/>
        </w:rPr>
        <w:t>2 left out?</w:t>
      </w:r>
    </w:p>
    <w:p>
      <w:pPr>
        <w:pStyle w:val="Antwort"/>
        <w:rPr>
          <w:b/>
          <w:bCs/>
          <w:color w:themeColor="text1" w:val="000000"/>
          <w:szCs w:val="20"/>
          <w:lang w:val="en-GB"/>
        </w:rPr>
      </w:pPr>
      <w:r>
        <w:rPr>
          <w:b/>
          <w:bCs/>
          <w:color w:themeColor="text1" w:val="000000"/>
          <w:szCs w:val="20"/>
          <w:lang w:val="en-GB"/>
        </w:rPr>
        <w:t>3 isolated from others?</w:t>
      </w:r>
    </w:p>
    <w:p>
      <w:pPr>
        <w:pStyle w:val="Antwort"/>
        <w:rPr>
          <w:b/>
          <w:color w:themeColor="text1" w:val="000000"/>
          <w:szCs w:val="20"/>
          <w:lang w:val="en-GB"/>
        </w:rPr>
      </w:pPr>
      <w:r>
        <w:rPr>
          <w:b/>
          <w:color w:themeColor="text1" w:val="000000"/>
          <w:szCs w:val="20"/>
          <w:lang w:val="en-GB"/>
        </w:rPr>
      </w:r>
    </w:p>
    <w:p>
      <w:pPr>
        <w:pStyle w:val="Normal"/>
        <w:spacing w:before="0" w:after="0"/>
        <w:rPr>
          <w:color w:val="FF0000"/>
          <w:lang w:val="en-GB"/>
        </w:rPr>
      </w:pPr>
      <w:r>
        <w:rPr>
          <w:color w:val="FF0000"/>
          <w:lang w:val="en-GB"/>
        </w:rPr>
        <w:t>Columns:</w:t>
      </w:r>
    </w:p>
    <w:p>
      <w:pPr>
        <w:pStyle w:val="Antwort"/>
        <w:rPr>
          <w:lang w:val="en-GB"/>
        </w:rPr>
      </w:pPr>
      <w:r>
        <w:rPr>
          <w:lang w:val="en-GB"/>
        </w:rPr>
        <w:t>1 Often</w:t>
      </w:r>
    </w:p>
    <w:p>
      <w:pPr>
        <w:pStyle w:val="Antwort"/>
        <w:rPr>
          <w:lang w:val="en-GB"/>
        </w:rPr>
      </w:pPr>
      <w:r>
        <w:rPr>
          <w:lang w:val="en-GB"/>
        </w:rPr>
        <w:t>2 Some of the time</w:t>
      </w:r>
    </w:p>
    <w:p>
      <w:pPr>
        <w:pStyle w:val="Antwort"/>
        <w:rPr>
          <w:color w:themeColor="text1" w:val="000000"/>
          <w:lang w:val="en-GB"/>
        </w:rPr>
      </w:pPr>
      <w:r>
        <w:rPr>
          <w:lang w:val="en-GB"/>
        </w:rPr>
        <w:t>3 Hardly ever or never</w:t>
      </w:r>
    </w:p>
    <w:p>
      <w:pPr>
        <w:pStyle w:val="Normal"/>
        <w:spacing w:lineRule="auto" w:line="257"/>
        <w:rPr>
          <w:color w:themeColor="text1" w:val="000000"/>
          <w:lang w:val="en-GB"/>
        </w:rPr>
      </w:pPr>
      <w:r>
        <w:rPr>
          <w:color w:themeColor="text1" w:val="000000"/>
          <w:lang w:val="en-GB"/>
        </w:rPr>
      </w:r>
    </w:p>
    <w:p>
      <w:pPr>
        <w:pStyle w:val="Normal"/>
        <w:shd w:val="clear" w:color="auto" w:fill="548DD4"/>
        <w:spacing w:lineRule="auto" w:line="240" w:before="0" w:after="0"/>
        <w:ind w:hanging="709" w:start="709"/>
        <w:contextualSpacing/>
        <w:jc w:val="both"/>
        <w:rPr>
          <w:rFonts w:ascii="Calibri" w:hAnsi="Calibri" w:eastAsia="Times New Roman" w:cs="Calibri"/>
          <w:color w:val="FFFFFF"/>
          <w:lang w:val="en-US"/>
        </w:rPr>
      </w:pPr>
      <w:r>
        <w:rPr>
          <w:rFonts w:eastAsia="Times New Roman" w:cs="Calibri" w:ascii="Calibri" w:hAnsi="Calibri"/>
          <w:color w:val="FFFFFF"/>
          <w:lang w:val="en-US"/>
        </w:rPr>
        <w:t>Base: All respondents</w:t>
      </w:r>
    </w:p>
    <w:p>
      <w:pPr>
        <w:pStyle w:val="Normal"/>
        <w:spacing w:lineRule="auto" w:line="240" w:before="120" w:after="0"/>
        <w:rPr>
          <w:rFonts w:ascii="Calibri" w:hAnsi="Calibri" w:eastAsia="Times New Roman" w:cs="Calibri"/>
          <w:b/>
          <w:bCs/>
          <w:color w:val="0070C0"/>
          <w:lang w:val="en-US"/>
        </w:rPr>
      </w:pPr>
      <w:r>
        <w:rPr>
          <w:rFonts w:eastAsia="Times New Roman" w:cs="Calibri" w:ascii="Calibri" w:hAnsi="Calibri"/>
          <w:b/>
          <w:bCs/>
          <w:color w:val="0070C0"/>
          <w:lang w:val="en-US"/>
        </w:rPr>
        <w:t>INTROTEXT_4</w:t>
      </w:r>
    </w:p>
    <w:p>
      <w:pPr>
        <w:pStyle w:val="Hinweis"/>
        <w:rPr>
          <w:lang w:val="en-GB"/>
        </w:rPr>
      </w:pPr>
      <w:r>
        <w:rPr>
          <w:lang w:val="en-GB"/>
        </w:rPr>
        <w:t>Now let us move to the topic of work.</w:t>
      </w:r>
    </w:p>
    <w:p>
      <w:pPr>
        <w:pStyle w:val="Hinweis"/>
        <w:rPr>
          <w:lang w:val="en-GB"/>
        </w:rPr>
      </w:pPr>
      <w:r>
        <w:rPr>
          <w:lang w:val="en-GB"/>
        </w:rPr>
      </w:r>
    </w:p>
    <w:p>
      <w:pPr>
        <w:pStyle w:val="Normal"/>
        <w:shd w:val="clear" w:color="auto" w:fill="548DD4"/>
        <w:spacing w:lineRule="auto" w:line="240" w:before="0" w:after="0"/>
        <w:ind w:hanging="709" w:start="709"/>
        <w:contextualSpacing/>
        <w:jc w:val="both"/>
        <w:rPr>
          <w:rFonts w:ascii="Calibri" w:hAnsi="Calibri" w:eastAsia="Times New Roman" w:cs="Calibri"/>
          <w:color w:val="FFFFFF"/>
          <w:lang w:val="en-US"/>
        </w:rPr>
      </w:pPr>
      <w:bookmarkStart w:id="18" w:name="_Toc1955540076"/>
      <w:bookmarkStart w:id="19" w:name="_Toc90001373"/>
      <w:bookmarkStart w:id="20" w:name="_Toc1713454310"/>
      <w:bookmarkStart w:id="21" w:name="_Toc620545628"/>
      <w:r>
        <w:rPr>
          <w:rFonts w:eastAsia="Times New Roman" w:cs="Calibri" w:ascii="Calibri" w:hAnsi="Calibri"/>
          <w:color w:val="FFFFFF"/>
          <w:lang w:val="en-US"/>
        </w:rPr>
        <w:t>Base: All respondents</w:t>
      </w:r>
    </w:p>
    <w:p>
      <w:pPr>
        <w:pStyle w:val="Heading2"/>
        <w:rPr>
          <w:lang w:val="en-GB"/>
        </w:rPr>
      </w:pPr>
      <w:bookmarkStart w:id="22" w:name="_Hlk216422042"/>
      <w:r>
        <w:rPr>
          <w:lang w:val="en-GB"/>
        </w:rPr>
        <w:t>EmploymentStatusKP</w:t>
      </w:r>
      <w:bookmarkEnd w:id="22"/>
      <w:r>
        <w:rPr>
          <w:lang w:val="en-GB"/>
        </w:rPr>
        <w:t>: Economic activity</w:t>
      </w:r>
      <w:bookmarkEnd w:id="20"/>
      <w:bookmarkEnd w:id="21"/>
      <w:r>
        <w:rPr>
          <w:lang w:val="en-GB"/>
        </w:rPr>
        <w:t xml:space="preserve">: type </w:t>
      </w:r>
      <w:r>
        <w:rPr>
          <w:color w:val="FF0000"/>
          <w:lang w:val="en-GB"/>
        </w:rPr>
        <w:t>[Single Answer]</w:t>
      </w:r>
    </w:p>
    <w:p>
      <w:pPr>
        <w:pStyle w:val="FItem"/>
        <w:rPr>
          <w:color w:themeColor="text1" w:val="000000"/>
          <w:lang w:val="en-GB"/>
        </w:rPr>
      </w:pPr>
      <w:bookmarkStart w:id="23" w:name="_Hlk216422058"/>
      <w:r>
        <w:rPr>
          <w:color w:themeColor="text1" w:val="000000"/>
          <w:lang w:val="en-GB"/>
        </w:rPr>
        <w:t>What is your current working status?</w:t>
      </w:r>
    </w:p>
    <w:p>
      <w:pPr>
        <w:pStyle w:val="Hinweis"/>
        <w:rPr>
          <w:lang w:val="en-GB"/>
        </w:rPr>
      </w:pPr>
      <w:r>
        <w:rPr>
          <w:lang w:val="en-GB"/>
        </w:rPr>
        <w:t>If more than one, answer about your main activity (most hours per week).</w:t>
      </w:r>
    </w:p>
    <w:p>
      <w:pPr>
        <w:pStyle w:val="Antwort"/>
        <w:rPr>
          <w:color w:themeColor="text1" w:val="000000"/>
          <w:lang w:val="en-GB"/>
        </w:rPr>
      </w:pPr>
      <w:r>
        <w:rPr>
          <w:color w:themeColor="text1" w:val="000000"/>
          <w:lang w:val="en-GB"/>
        </w:rPr>
        <w:t>1 In paid work (or away temporarily) (employee, self-employed, working for your family business)</w:t>
      </w:r>
    </w:p>
    <w:p>
      <w:pPr>
        <w:pStyle w:val="Antwort"/>
        <w:rPr>
          <w:color w:themeColor="text1" w:val="000000"/>
          <w:lang w:val="en-GB"/>
        </w:rPr>
      </w:pPr>
      <w:r>
        <w:rPr>
          <w:color w:themeColor="text1" w:val="000000"/>
          <w:lang w:val="en-GB"/>
        </w:rPr>
        <w:t>2 In education</w:t>
      </w:r>
    </w:p>
    <w:p>
      <w:pPr>
        <w:pStyle w:val="Antwort"/>
        <w:rPr>
          <w:color w:themeColor="text1" w:val="000000"/>
          <w:lang w:val="en-GB"/>
        </w:rPr>
      </w:pPr>
      <w:r>
        <w:rPr>
          <w:color w:themeColor="text1" w:val="000000"/>
          <w:lang w:val="en-GB"/>
        </w:rPr>
        <w:t>3 Unemployed and actively looking for a job</w:t>
      </w:r>
    </w:p>
    <w:p>
      <w:pPr>
        <w:pStyle w:val="Antwort"/>
        <w:rPr>
          <w:color w:themeColor="text1" w:val="000000"/>
          <w:lang w:val="en-GB"/>
        </w:rPr>
      </w:pPr>
      <w:r>
        <w:rPr>
          <w:color w:themeColor="text1" w:val="000000"/>
          <w:lang w:val="en-GB"/>
        </w:rPr>
        <w:t>4 Unemployed, wanting a job but not actively looking for a job</w:t>
      </w:r>
    </w:p>
    <w:p>
      <w:pPr>
        <w:pStyle w:val="Antwort"/>
        <w:rPr>
          <w:color w:themeColor="text1" w:val="000000"/>
          <w:lang w:val="en-GB"/>
        </w:rPr>
      </w:pPr>
      <w:r>
        <w:rPr>
          <w:color w:themeColor="text1" w:val="000000"/>
          <w:lang w:val="en-GB"/>
        </w:rPr>
        <w:t>5 Permanently sick or disabled</w:t>
      </w:r>
    </w:p>
    <w:p>
      <w:pPr>
        <w:pStyle w:val="Antwort"/>
        <w:rPr>
          <w:color w:themeColor="text1" w:val="000000"/>
          <w:lang w:val="en-GB"/>
        </w:rPr>
      </w:pPr>
      <w:r>
        <w:rPr>
          <w:color w:themeColor="text1" w:val="000000"/>
          <w:lang w:val="en-GB"/>
        </w:rPr>
        <w:t>6 Retired</w:t>
      </w:r>
    </w:p>
    <w:p>
      <w:pPr>
        <w:pStyle w:val="Antwort"/>
        <w:rPr>
          <w:color w:themeColor="text1" w:val="000000"/>
          <w:lang w:val="en-GB"/>
        </w:rPr>
      </w:pPr>
      <w:r>
        <w:rPr>
          <w:color w:themeColor="text1" w:val="000000"/>
          <w:lang w:val="en-GB"/>
        </w:rPr>
        <w:t>7 Doing housework, looking after children or other persons</w:t>
      </w:r>
    </w:p>
    <w:p>
      <w:pPr>
        <w:pStyle w:val="Antwort"/>
        <w:rPr>
          <w:color w:themeColor="text1" w:val="000000"/>
          <w:lang w:val="en-GB"/>
        </w:rPr>
      </w:pPr>
      <w:r>
        <w:rPr>
          <w:color w:themeColor="text1" w:val="000000"/>
          <w:lang w:val="en-GB"/>
        </w:rPr>
        <w:t>8 Other</w:t>
      </w:r>
    </w:p>
    <w:p>
      <w:pPr>
        <w:pStyle w:val="Antwort"/>
        <w:rPr>
          <w:color w:themeColor="text1" w:val="000000"/>
          <w:lang w:val="en-GB"/>
        </w:rPr>
      </w:pPr>
      <w:r>
        <w:rPr>
          <w:color w:themeColor="text1" w:val="000000"/>
          <w:lang w:val="en-GB"/>
        </w:rPr>
      </w:r>
    </w:p>
    <w:p>
      <w:pPr>
        <w:pStyle w:val="Antwort"/>
        <w:rPr>
          <w:color w:themeColor="text1" w:val="000000"/>
          <w:lang w:val="en-GB"/>
        </w:rPr>
      </w:pPr>
      <w:r>
        <w:rPr>
          <w:color w:themeColor="text1" w:val="000000"/>
          <w:lang w:val="en-GB"/>
        </w:rPr>
        <w:t>88 Prefer not to say</w:t>
      </w:r>
    </w:p>
    <w:p>
      <w:pPr>
        <w:pStyle w:val="Antwort"/>
        <w:rPr>
          <w:color w:themeColor="text1" w:val="000000"/>
          <w:lang w:val="en-GB"/>
        </w:rPr>
      </w:pPr>
      <w:bookmarkStart w:id="24" w:name="_Hlk216422058"/>
      <w:r>
        <w:rPr>
          <w:color w:themeColor="text1" w:val="000000"/>
          <w:lang w:val="en-GB"/>
        </w:rPr>
        <w:t>99 Do not know</w:t>
      </w:r>
      <w:bookmarkEnd w:id="24"/>
    </w:p>
    <w:p>
      <w:pPr>
        <w:pStyle w:val="Antwort"/>
        <w:rPr>
          <w:color w:themeColor="text1" w:val="000000"/>
          <w:lang w:val="en-GB"/>
        </w:rPr>
      </w:pPr>
      <w:r>
        <w:rPr>
          <w:color w:themeColor="text1" w:val="000000"/>
          <w:lang w:val="en-GB"/>
        </w:rPr>
      </w:r>
    </w:p>
    <w:p>
      <w:pPr>
        <w:pStyle w:val="FlowProgramming"/>
        <w:rPr>
          <w:rFonts w:ascii="Book Antiqua" w:hAnsi="Book Antiqua" w:eastAsia="" w:cs="Calibri" w:cstheme="minorHAnsi" w:eastAsiaTheme="majorEastAsia"/>
          <w:b/>
          <w:bCs/>
          <w:color w:val="FF0000"/>
          <w:sz w:val="20"/>
          <w:szCs w:val="20"/>
          <w:u w:val="none"/>
        </w:rPr>
      </w:pPr>
      <w:r>
        <w:rPr>
          <w:rFonts w:eastAsia="" w:cs="Calibri" w:ascii="Book Antiqua" w:hAnsi="Book Antiqua" w:cstheme="minorHAnsi" w:eastAsiaTheme="majorEastAsia"/>
          <w:b/>
          <w:bCs/>
          <w:color w:val="FF0000"/>
          <w:sz w:val="20"/>
          <w:szCs w:val="20"/>
          <w:u w:val="none"/>
        </w:rPr>
        <w:t>[PROG: Soft Force if people answer “no answer” asking to re-affirm]</w:t>
      </w:r>
    </w:p>
    <w:p>
      <w:pPr>
        <w:pStyle w:val="FlowProgramming"/>
        <w:rPr>
          <w:color w:val="FF0000"/>
          <w:sz w:val="24"/>
          <w:szCs w:val="24"/>
          <w:u w:val="none"/>
        </w:rPr>
      </w:pPr>
      <w:r>
        <w:rPr>
          <w:color w:val="FF0000"/>
          <w:sz w:val="24"/>
          <w:szCs w:val="24"/>
          <w:u w:val="none"/>
        </w:rPr>
      </w:r>
    </w:p>
    <w:p>
      <w:pPr>
        <w:pStyle w:val="Normal"/>
        <w:shd w:val="clear" w:color="auto" w:fill="548DD4"/>
        <w:spacing w:lineRule="auto" w:line="240" w:before="0" w:after="0"/>
        <w:ind w:hanging="709" w:start="709"/>
        <w:contextualSpacing/>
        <w:jc w:val="both"/>
        <w:rPr>
          <w:rFonts w:ascii="Calibri" w:hAnsi="Calibri" w:eastAsia="Times New Roman" w:cs="Calibri"/>
          <w:color w:val="FFFFFF"/>
          <w:lang w:val="en-US"/>
        </w:rPr>
      </w:pPr>
      <w:r>
        <w:rPr>
          <w:rFonts w:eastAsia="Times New Roman" w:cs="Calibri" w:ascii="Calibri" w:hAnsi="Calibri"/>
          <w:color w:val="FFFFFF"/>
          <w:lang w:val="en-US"/>
        </w:rPr>
        <w:t xml:space="preserve">Base: SHOW ONLY IF </w:t>
      </w:r>
      <w:bookmarkStart w:id="25" w:name="_Hlk216422256"/>
      <w:r>
        <w:rPr>
          <w:rFonts w:eastAsia="Times New Roman" w:cs="Calibri" w:ascii="Calibri" w:hAnsi="Calibri"/>
          <w:color w:themeColor="background1" w:val="FFFFFF"/>
          <w:lang w:val="en-US"/>
        </w:rPr>
        <w:t>EmploymentStatusKP</w:t>
      </w:r>
      <w:bookmarkEnd w:id="25"/>
      <w:r>
        <w:rPr>
          <w:rFonts w:eastAsia="Times New Roman" w:cs="Calibri" w:ascii="Calibri" w:hAnsi="Calibri"/>
          <w:color w:themeColor="background1" w:val="FFFFFF"/>
          <w:lang w:val="en-US"/>
        </w:rPr>
        <w:t xml:space="preserve"> </w:t>
      </w:r>
      <w:r>
        <w:rPr>
          <w:rFonts w:eastAsia="Times New Roman" w:cs="Calibri" w:ascii="Calibri" w:hAnsi="Calibri"/>
          <w:color w:val="FFFFFF"/>
          <w:lang w:val="en-US"/>
        </w:rPr>
        <w:t>== 1</w:t>
      </w:r>
    </w:p>
    <w:p>
      <w:pPr>
        <w:pStyle w:val="Heading2"/>
        <w:rPr>
          <w:color w:val="FF0000"/>
          <w:lang w:val="en-GB"/>
        </w:rPr>
      </w:pPr>
      <w:r>
        <w:rPr>
          <w:lang w:val="en-GB"/>
        </w:rPr>
        <w:t xml:space="preserve">econhour: Economic activity: hours of paid work </w:t>
      </w:r>
      <w:r>
        <w:rPr>
          <w:color w:val="FF0000"/>
          <w:lang w:val="en-GB"/>
        </w:rPr>
        <w:t>[Single Answer]</w:t>
      </w:r>
      <w:bookmarkStart w:id="26" w:name="_Hlk210292035"/>
      <w:bookmarkEnd w:id="26"/>
    </w:p>
    <w:p>
      <w:pPr>
        <w:pStyle w:val="FItem"/>
        <w:rPr>
          <w:lang w:val="en-GB"/>
        </w:rPr>
      </w:pPr>
      <w:r>
        <w:rPr>
          <w:lang w:val="en-GB"/>
        </w:rPr>
        <w:t>How many hours of paid work do you do per week on average?</w:t>
      </w:r>
    </w:p>
    <w:p>
      <w:pPr>
        <w:pStyle w:val="Antwort"/>
        <w:rPr>
          <w:lang w:val="en-GB"/>
        </w:rPr>
      </w:pPr>
      <w:r>
        <w:rPr>
          <w:lang w:val="en-GB"/>
        </w:rPr>
        <w:t xml:space="preserve">1 1-20 hours </w:t>
      </w:r>
    </w:p>
    <w:p>
      <w:pPr>
        <w:pStyle w:val="Antwort"/>
        <w:rPr>
          <w:lang w:val="en-GB"/>
        </w:rPr>
      </w:pPr>
      <w:r>
        <w:rPr>
          <w:lang w:val="en-GB"/>
        </w:rPr>
        <w:t>2 21–34 hours</w:t>
      </w:r>
    </w:p>
    <w:p>
      <w:pPr>
        <w:pStyle w:val="Antwort"/>
        <w:ind w:firstLine="708" w:start="143"/>
        <w:rPr>
          <w:lang w:val="en-GB"/>
        </w:rPr>
      </w:pPr>
      <w:r>
        <w:rPr>
          <w:lang w:val="en-GB"/>
        </w:rPr>
        <w:t>3 35 hours or more</w:t>
      </w:r>
    </w:p>
    <w:p>
      <w:pPr>
        <w:pStyle w:val="Antwort"/>
        <w:ind w:firstLine="565" w:start="286"/>
        <w:rPr>
          <w:color w:themeColor="text1" w:val="000000"/>
          <w:lang w:val="en-GB"/>
        </w:rPr>
      </w:pPr>
      <w:r>
        <w:rPr>
          <w:color w:themeColor="text1" w:val="000000"/>
          <w:lang w:val="en-GB"/>
        </w:rPr>
      </w:r>
    </w:p>
    <w:p>
      <w:pPr>
        <w:pStyle w:val="Antwort"/>
        <w:ind w:firstLine="565" w:start="286"/>
        <w:rPr>
          <w:color w:themeColor="text1" w:val="000000"/>
          <w:lang w:val="en-GB"/>
        </w:rPr>
      </w:pPr>
      <w:r>
        <w:rPr>
          <w:color w:themeColor="text1" w:val="000000"/>
          <w:lang w:val="en-GB"/>
        </w:rPr>
        <w:t>88 Prefer not to say</w:t>
      </w:r>
    </w:p>
    <w:p>
      <w:pPr>
        <w:pStyle w:val="Antwort"/>
        <w:rPr>
          <w:lang w:val="en-GB"/>
        </w:rPr>
      </w:pPr>
      <w:r>
        <w:rPr>
          <w:lang w:val="en-GB"/>
        </w:rPr>
        <w:t>99 Do not know</w:t>
      </w:r>
    </w:p>
    <w:p>
      <w:pPr>
        <w:pStyle w:val="Antwort"/>
        <w:rPr>
          <w:color w:themeColor="text1" w:val="000000"/>
          <w:lang w:val="en-GB"/>
        </w:rPr>
      </w:pPr>
      <w:r>
        <w:rPr>
          <w:color w:themeColor="text1" w:val="000000"/>
          <w:lang w:val="en-GB"/>
        </w:rPr>
      </w:r>
    </w:p>
    <w:p>
      <w:pPr>
        <w:pStyle w:val="FlowProgramming"/>
        <w:rPr>
          <w:rFonts w:ascii="Book Antiqua" w:hAnsi="Book Antiqua" w:eastAsia="" w:cs="Calibri" w:cstheme="minorHAnsi" w:eastAsiaTheme="majorEastAsia"/>
          <w:b/>
          <w:bCs/>
          <w:color w:val="FF0000"/>
          <w:sz w:val="20"/>
          <w:szCs w:val="20"/>
          <w:u w:val="none"/>
        </w:rPr>
      </w:pPr>
      <w:r>
        <w:rPr>
          <w:rFonts w:eastAsia="" w:cs="Calibri" w:ascii="Book Antiqua" w:hAnsi="Book Antiqua" w:cstheme="minorHAnsi" w:eastAsiaTheme="majorEastAsia"/>
          <w:b/>
          <w:bCs/>
          <w:color w:val="FF0000"/>
          <w:sz w:val="20"/>
          <w:szCs w:val="20"/>
          <w:u w:val="none"/>
        </w:rPr>
        <w:t>[PROG: Soft Force if people answer “do not know” asking to re-affirm]</w:t>
      </w:r>
    </w:p>
    <w:p>
      <w:pPr>
        <w:pStyle w:val="FlowProgramming"/>
        <w:rPr/>
      </w:pPr>
      <w:r>
        <w:rPr/>
      </w:r>
    </w:p>
    <w:p>
      <w:pPr>
        <w:pStyle w:val="Normal"/>
        <w:shd w:val="clear" w:color="auto" w:fill="548DD4"/>
        <w:spacing w:lineRule="auto" w:line="240" w:before="0" w:after="0"/>
        <w:ind w:hanging="709" w:start="709"/>
        <w:contextualSpacing/>
        <w:jc w:val="both"/>
        <w:rPr>
          <w:rFonts w:ascii="Calibri" w:hAnsi="Calibri" w:eastAsia="Times New Roman" w:cs="Calibri"/>
          <w:color w:val="FFFFFF"/>
          <w:lang w:val="en-US"/>
        </w:rPr>
      </w:pPr>
      <w:bookmarkStart w:id="27" w:name="_Toc809052267"/>
      <w:bookmarkStart w:id="28" w:name="_Toc1671520344"/>
      <w:r>
        <w:rPr>
          <w:rFonts w:eastAsia="Times New Roman" w:cs="Calibri" w:ascii="Calibri" w:hAnsi="Calibri"/>
          <w:color w:val="FFFFFF"/>
          <w:lang w:val="en-US"/>
        </w:rPr>
        <w:t>Base: All respondents</w:t>
      </w:r>
    </w:p>
    <w:p>
      <w:pPr>
        <w:pStyle w:val="Heading2"/>
        <w:rPr>
          <w:lang w:val="en-GB"/>
        </w:rPr>
      </w:pPr>
      <w:bookmarkStart w:id="29" w:name="_Toc809052267"/>
      <w:bookmarkStart w:id="30" w:name="_Toc1671520344"/>
      <w:r>
        <w:rPr>
          <w:lang w:val="en-GB"/>
        </w:rPr>
        <w:t xml:space="preserve">pubpay: Receiving </w:t>
      </w:r>
      <w:bookmarkEnd w:id="29"/>
      <w:bookmarkEnd w:id="30"/>
      <w:r>
        <w:rPr>
          <w:lang w:val="en-GB"/>
        </w:rPr>
        <w:t xml:space="preserve">public payments </w:t>
      </w:r>
      <w:r>
        <w:rPr>
          <w:color w:val="FF0000"/>
          <w:lang w:val="en-GB"/>
        </w:rPr>
        <w:t>[Collapsible grid, randomize rows]</w:t>
      </w:r>
    </w:p>
    <w:p>
      <w:pPr>
        <w:pStyle w:val="FItem"/>
        <w:rPr>
          <w:color w:themeColor="text1" w:val="000000"/>
          <w:lang w:val="en-GB"/>
        </w:rPr>
      </w:pPr>
      <w:r>
        <w:rPr>
          <w:color w:themeColor="text1" w:val="000000"/>
          <w:lang w:val="en-GB"/>
        </w:rPr>
        <w:t>Have you or someone else in your household received any of the following types of income over the past 12 months?</w:t>
      </w:r>
    </w:p>
    <w:p>
      <w:pPr>
        <w:pStyle w:val="FItem"/>
        <w:rPr>
          <w:color w:themeColor="text1" w:val="000000"/>
          <w:lang w:val="en-GB"/>
        </w:rPr>
      </w:pPr>
      <w:r>
        <w:rPr>
          <w:color w:themeColor="text1" w:val="000000"/>
          <w:lang w:val="en-GB"/>
        </w:rPr>
        <w:t>Please select “Yes” or “No” for each.</w:t>
      </w:r>
    </w:p>
    <w:p>
      <w:pPr>
        <w:pStyle w:val="Hinweis"/>
        <w:rPr>
          <w:lang w:val="en-GB"/>
        </w:rPr>
      </w:pPr>
      <w:bookmarkStart w:id="31" w:name="_Hlk216423894"/>
      <w:r>
        <w:rPr>
          <w:rFonts w:eastAsia="" w:cs="Calibri" w:cstheme="minorHAnsi" w:eastAsiaTheme="majorEastAsia"/>
          <w:b/>
          <w:bCs/>
          <w:color w:val="FF0000"/>
          <w:szCs w:val="20"/>
          <w:lang w:val="en-GB"/>
        </w:rPr>
        <w:t>[PROG: Please add the following as a mouseover infotext to the word “household”:]</w:t>
      </w:r>
      <w:r>
        <w:rPr>
          <w:lang w:val="en-GB"/>
        </w:rPr>
        <w:t xml:space="preserve"> By household, we mean you and all persons who live with you and with whom you pool some or all of your money.</w:t>
      </w:r>
      <w:bookmarkEnd w:id="31"/>
      <w:r>
        <w:rPr>
          <w:lang w:val="en-GB"/>
        </w:rPr>
        <w:t xml:space="preserve"> </w:t>
      </w:r>
    </w:p>
    <w:p>
      <w:pPr>
        <w:pStyle w:val="Normal"/>
        <w:spacing w:before="0" w:after="0"/>
        <w:rPr>
          <w:color w:val="FF0000"/>
          <w:lang w:val="en-GB"/>
        </w:rPr>
      </w:pPr>
      <w:r>
        <w:rPr>
          <w:color w:val="FF0000"/>
          <w:lang w:val="en-GB"/>
        </w:rPr>
        <w:t>Rows:</w:t>
      </w:r>
    </w:p>
    <w:p>
      <w:pPr>
        <w:pStyle w:val="Antwort"/>
        <w:rPr>
          <w:color w:themeColor="text1" w:val="000000"/>
          <w:lang w:val="en-GB"/>
        </w:rPr>
      </w:pPr>
      <w:r>
        <w:rPr>
          <w:color w:themeColor="text1" w:val="000000"/>
          <w:lang w:val="en-GB"/>
        </w:rPr>
        <w:t>1 Retirement pension</w:t>
      </w:r>
    </w:p>
    <w:p>
      <w:pPr>
        <w:pStyle w:val="Antwort"/>
        <w:rPr>
          <w:color w:themeColor="text1" w:val="000000"/>
          <w:lang w:val="en-GB"/>
        </w:rPr>
      </w:pPr>
      <w:r>
        <w:rPr>
          <w:color w:themeColor="text1" w:val="000000"/>
          <w:lang w:val="en-GB"/>
        </w:rPr>
        <w:t>2 Child, family or care allowance/benefit</w:t>
      </w:r>
    </w:p>
    <w:p>
      <w:pPr>
        <w:pStyle w:val="Antwort"/>
        <w:rPr>
          <w:color w:themeColor="text1" w:val="000000"/>
          <w:lang w:val="en-GB"/>
        </w:rPr>
      </w:pPr>
      <w:r>
        <w:rPr>
          <w:color w:themeColor="text1" w:val="000000"/>
          <w:lang w:val="en-GB"/>
        </w:rPr>
        <w:t>3 Unemployment benefit</w:t>
      </w:r>
    </w:p>
    <w:p>
      <w:pPr>
        <w:pStyle w:val="Antwort"/>
        <w:rPr>
          <w:color w:themeColor="text1" w:val="000000"/>
          <w:lang w:val="en-GB"/>
        </w:rPr>
      </w:pPr>
      <w:r>
        <w:rPr>
          <w:color w:themeColor="text1" w:val="000000"/>
          <w:lang w:val="en-GB"/>
        </w:rPr>
        <w:t>4 Disability benefit/pension</w:t>
      </w:r>
    </w:p>
    <w:p>
      <w:pPr>
        <w:pStyle w:val="Antwort"/>
        <w:rPr>
          <w:color w:themeColor="text1" w:val="000000"/>
          <w:lang w:val="en-GB"/>
        </w:rPr>
      </w:pPr>
      <w:r>
        <w:rPr>
          <w:color w:themeColor="text1" w:val="000000"/>
          <w:lang w:val="en-GB"/>
        </w:rPr>
        <w:t>5 Housing, rent or heating benefit</w:t>
      </w:r>
    </w:p>
    <w:p>
      <w:pPr>
        <w:pStyle w:val="Antwort"/>
        <w:rPr>
          <w:color w:themeColor="text1" w:val="000000"/>
          <w:lang w:val="en-GB"/>
        </w:rPr>
      </w:pPr>
      <w:r>
        <w:rPr>
          <w:color w:themeColor="text1" w:val="000000"/>
          <w:lang w:val="en-GB"/>
        </w:rPr>
        <w:t>6 Social assistance or minimum income benefit</w:t>
      </w:r>
    </w:p>
    <w:p>
      <w:pPr>
        <w:pStyle w:val="Antwort"/>
        <w:rPr>
          <w:color w:themeColor="text1" w:val="000000"/>
          <w:lang w:val="en-GB"/>
        </w:rPr>
      </w:pPr>
      <w:r>
        <w:rPr>
          <w:color w:themeColor="text1" w:val="000000"/>
          <w:lang w:val="en-GB"/>
        </w:rPr>
      </w:r>
    </w:p>
    <w:p>
      <w:pPr>
        <w:pStyle w:val="Normal"/>
        <w:spacing w:before="0" w:after="0"/>
        <w:rPr>
          <w:color w:val="FF0000"/>
          <w:lang w:val="en-GB"/>
        </w:rPr>
      </w:pPr>
      <w:r>
        <w:rPr>
          <w:color w:val="FF0000"/>
          <w:lang w:val="en-GB"/>
        </w:rPr>
        <w:t>Columns:</w:t>
      </w:r>
    </w:p>
    <w:p>
      <w:pPr>
        <w:pStyle w:val="Antwort"/>
        <w:rPr>
          <w:lang w:val="en-GB"/>
        </w:rPr>
      </w:pPr>
      <w:r>
        <w:rPr>
          <w:lang w:val="en-GB"/>
        </w:rPr>
        <w:t xml:space="preserve">1 Yes </w:t>
      </w:r>
    </w:p>
    <w:p>
      <w:pPr>
        <w:pStyle w:val="Antwort"/>
        <w:rPr>
          <w:lang w:val="en-GB"/>
        </w:rPr>
      </w:pPr>
      <w:r>
        <w:rPr>
          <w:lang w:val="en-GB"/>
        </w:rPr>
        <w:t xml:space="preserve">2 No </w:t>
      </w:r>
    </w:p>
    <w:p>
      <w:pPr>
        <w:pStyle w:val="Antwort"/>
        <w:rPr>
          <w:lang w:val="en-GB"/>
        </w:rPr>
      </w:pPr>
      <w:r>
        <w:rPr>
          <w:lang w:val="en-GB"/>
        </w:rPr>
      </w:r>
    </w:p>
    <w:p>
      <w:pPr>
        <w:pStyle w:val="Antwort"/>
        <w:ind w:firstLine="565" w:start="286"/>
        <w:rPr>
          <w:color w:themeColor="text1" w:val="000000"/>
          <w:lang w:val="en-GB"/>
        </w:rPr>
      </w:pPr>
      <w:r>
        <w:rPr>
          <w:lang w:val="en-GB"/>
        </w:rPr>
        <w:t>99 Do not know</w:t>
      </w:r>
    </w:p>
    <w:p>
      <w:pPr>
        <w:pStyle w:val="Antwort"/>
        <w:ind w:start="0"/>
        <w:rPr>
          <w:color w:themeColor="text1" w:val="000000"/>
          <w:lang w:val="en-GB"/>
        </w:rPr>
      </w:pPr>
      <w:r>
        <w:rPr>
          <w:color w:themeColor="text1" w:val="000000"/>
          <w:lang w:val="en-GB"/>
        </w:rPr>
      </w:r>
    </w:p>
    <w:p>
      <w:pPr>
        <w:pStyle w:val="FlowProgramming"/>
        <w:rPr>
          <w:rFonts w:ascii="Book Antiqua" w:hAnsi="Book Antiqua" w:eastAsia="" w:cs="Calibri" w:cstheme="minorHAnsi" w:eastAsiaTheme="majorEastAsia"/>
          <w:b/>
          <w:bCs/>
          <w:color w:val="FF0000"/>
          <w:sz w:val="20"/>
          <w:szCs w:val="20"/>
          <w:u w:val="none"/>
        </w:rPr>
      </w:pPr>
      <w:r>
        <w:rPr>
          <w:rFonts w:eastAsia="" w:cs="Calibri" w:ascii="Book Antiqua" w:hAnsi="Book Antiqua" w:cstheme="minorHAnsi" w:eastAsiaTheme="majorEastAsia"/>
          <w:b/>
          <w:bCs/>
          <w:color w:val="FF0000"/>
          <w:sz w:val="20"/>
          <w:szCs w:val="20"/>
          <w:u w:val="none"/>
        </w:rPr>
        <w:t>[PROG: Include an exclusive 88 “prefer not to say” option shown once for all]</w:t>
      </w:r>
    </w:p>
    <w:p>
      <w:pPr>
        <w:pStyle w:val="FlowProgramming"/>
        <w:rPr>
          <w:rFonts w:ascii="Book Antiqua" w:hAnsi="Book Antiqua" w:eastAsia="" w:cs="Calibri" w:cstheme="minorHAnsi" w:eastAsiaTheme="majorEastAsia"/>
          <w:b/>
          <w:bCs/>
          <w:color w:val="FF0000"/>
          <w:sz w:val="20"/>
          <w:szCs w:val="20"/>
          <w:u w:val="none"/>
        </w:rPr>
      </w:pPr>
      <w:r>
        <w:rPr>
          <w:rFonts w:eastAsia="" w:cs="Calibri" w:ascii="Book Antiqua" w:hAnsi="Book Antiqua" w:cstheme="minorHAnsi" w:eastAsiaTheme="majorEastAsia"/>
          <w:b/>
          <w:bCs/>
          <w:color w:val="FF0000"/>
          <w:sz w:val="20"/>
          <w:szCs w:val="20"/>
          <w:u w:val="none"/>
        </w:rPr>
        <w:t>[PROG: Soft Force if people answer “do not know” asking to re-affirm]</w:t>
      </w:r>
    </w:p>
    <w:p>
      <w:pPr>
        <w:pStyle w:val="Normal"/>
        <w:rPr>
          <w:lang w:val="en-GB"/>
        </w:rPr>
      </w:pPr>
      <w:r>
        <w:rPr>
          <w:lang w:val="en-GB"/>
        </w:rPr>
      </w:r>
    </w:p>
    <w:p>
      <w:pPr>
        <w:pStyle w:val="Normal"/>
        <w:shd w:val="clear" w:color="auto" w:fill="548DD4"/>
        <w:spacing w:lineRule="auto" w:line="240" w:before="0" w:after="0"/>
        <w:ind w:hanging="709" w:start="709"/>
        <w:contextualSpacing/>
        <w:jc w:val="both"/>
        <w:rPr>
          <w:rFonts w:ascii="Calibri" w:hAnsi="Calibri" w:eastAsia="Times New Roman" w:cs="Calibri"/>
          <w:color w:val="FFFFFF"/>
          <w:lang w:val="en-US"/>
        </w:rPr>
      </w:pPr>
      <w:r>
        <w:rPr>
          <w:rFonts w:eastAsia="Times New Roman" w:cs="Calibri" w:ascii="Calibri" w:hAnsi="Calibri"/>
          <w:color w:val="FFFFFF"/>
          <w:lang w:val="en-US"/>
        </w:rPr>
        <w:t>Base: All respondents</w:t>
      </w:r>
    </w:p>
    <w:p>
      <w:pPr>
        <w:pStyle w:val="Heading2"/>
        <w:rPr>
          <w:lang w:val="en-GB"/>
        </w:rPr>
      </w:pPr>
      <w:r>
        <w:rPr>
          <w:lang w:val="en-GB"/>
        </w:rPr>
        <w:t xml:space="preserve">prsk: Personal risk assessment </w:t>
      </w:r>
      <w:r>
        <w:rPr>
          <w:color w:val="FF0000"/>
          <w:lang w:val="en-GB"/>
        </w:rPr>
        <w:t>[Collapsible grid, randomize rows]</w:t>
      </w:r>
    </w:p>
    <w:p>
      <w:pPr>
        <w:pStyle w:val="Antwort"/>
        <w:ind w:start="0"/>
        <w:rPr>
          <w:b/>
          <w:bCs/>
          <w:lang w:val="en-GB"/>
        </w:rPr>
      </w:pPr>
      <w:r>
        <w:rPr>
          <w:b/>
          <w:bCs/>
          <w:lang w:val="en-GB"/>
        </w:rPr>
        <w:t>How likely do you think it is that in the next 6 months you will ...</w:t>
      </w:r>
    </w:p>
    <w:p>
      <w:pPr>
        <w:pStyle w:val="Antwort"/>
        <w:ind w:start="0"/>
        <w:rPr>
          <w:lang w:val="en-GB"/>
        </w:rPr>
      </w:pPr>
      <w:r>
        <w:rPr>
          <w:lang w:val="en-GB"/>
        </w:rPr>
      </w:r>
    </w:p>
    <w:p>
      <w:pPr>
        <w:pStyle w:val="Normal"/>
        <w:spacing w:before="0" w:after="0"/>
        <w:rPr>
          <w:color w:val="FF0000"/>
          <w:lang w:val="en-GB"/>
        </w:rPr>
      </w:pPr>
      <w:r>
        <w:rPr>
          <w:color w:val="FF0000"/>
          <w:lang w:val="en-GB"/>
        </w:rPr>
        <w:t>Rows:</w:t>
      </w:r>
    </w:p>
    <w:p>
      <w:pPr>
        <w:pStyle w:val="Antwort"/>
        <w:rPr>
          <w:b/>
          <w:bCs/>
          <w:color w:themeColor="text1" w:val="000000"/>
          <w:szCs w:val="20"/>
          <w:lang w:val="en-GB"/>
        </w:rPr>
      </w:pPr>
      <w:r>
        <w:rPr>
          <w:b/>
          <w:bCs/>
          <w:color w:themeColor="text1" w:val="000000"/>
          <w:szCs w:val="20"/>
          <w:lang w:val="en-GB"/>
        </w:rPr>
        <w:t xml:space="preserve">1 </w:t>
      </w:r>
      <w:r>
        <w:rPr>
          <w:b/>
          <w:bCs/>
          <w:color w:themeColor="text1" w:val="000000"/>
          <w:lang w:val="en-GB"/>
        </w:rPr>
        <w:t>not have enough money for everyday goods in your household?</w:t>
      </w:r>
    </w:p>
    <w:p>
      <w:pPr>
        <w:pStyle w:val="Antwort"/>
        <w:rPr>
          <w:b/>
          <w:bCs/>
          <w:color w:themeColor="text1" w:val="000000"/>
          <w:szCs w:val="20"/>
          <w:lang w:val="en-GB"/>
        </w:rPr>
      </w:pPr>
      <w:r>
        <w:rPr>
          <w:b/>
          <w:bCs/>
          <w:color w:themeColor="text1" w:val="000000"/>
          <w:szCs w:val="20"/>
          <w:lang w:val="en-GB"/>
        </w:rPr>
        <w:t xml:space="preserve">2 be out of work </w:t>
      </w:r>
      <w:r>
        <w:rPr>
          <w:b/>
          <w:bCs/>
          <w:color w:themeColor="text1" w:val="000000"/>
          <w:lang w:val="en-GB"/>
        </w:rPr>
        <w:t>and be looking for new work for at least 4 weeks?</w:t>
      </w:r>
    </w:p>
    <w:p>
      <w:pPr>
        <w:pStyle w:val="Antwort"/>
        <w:rPr>
          <w:b/>
          <w:bCs/>
          <w:color w:themeColor="text1" w:val="000000"/>
          <w:lang w:val="en-GB"/>
        </w:rPr>
      </w:pPr>
      <w:r>
        <w:rPr>
          <w:b/>
          <w:bCs/>
          <w:color w:themeColor="text1" w:val="000000"/>
          <w:szCs w:val="20"/>
          <w:lang w:val="en-GB"/>
        </w:rPr>
        <w:t xml:space="preserve">3 </w:t>
      </w:r>
      <w:r>
        <w:rPr>
          <w:b/>
          <w:bCs/>
          <w:color w:themeColor="text1" w:val="000000"/>
          <w:lang w:val="en-GB"/>
        </w:rPr>
        <w:t>be unfit for work or your usual daily activities for at least 4 weeks?</w:t>
      </w:r>
    </w:p>
    <w:p>
      <w:pPr>
        <w:pStyle w:val="Antwort"/>
        <w:rPr>
          <w:b/>
          <w:bCs/>
          <w:color w:themeColor="text1" w:val="000000"/>
          <w:szCs w:val="20"/>
          <w:lang w:val="en-GB"/>
        </w:rPr>
      </w:pPr>
      <w:r>
        <w:rPr>
          <w:b/>
          <w:bCs/>
          <w:color w:themeColor="text1" w:val="000000"/>
          <w:lang w:val="en-GB"/>
        </w:rPr>
        <w:t>4 have less time for your job or your usual daily activities than you would wish because you have to take care of a family member or relative?</w:t>
      </w:r>
    </w:p>
    <w:p>
      <w:pPr>
        <w:pStyle w:val="Antwort"/>
        <w:rPr>
          <w:b/>
          <w:color w:themeColor="text1" w:val="000000"/>
          <w:szCs w:val="20"/>
          <w:lang w:val="en-GB"/>
        </w:rPr>
      </w:pPr>
      <w:r>
        <w:rPr>
          <w:b/>
          <w:color w:themeColor="text1" w:val="000000"/>
          <w:szCs w:val="20"/>
          <w:lang w:val="en-GB"/>
        </w:rPr>
      </w:r>
    </w:p>
    <w:p>
      <w:pPr>
        <w:pStyle w:val="Normal"/>
        <w:spacing w:before="0" w:after="0"/>
        <w:rPr>
          <w:color w:val="FF0000"/>
          <w:lang w:val="en-GB"/>
        </w:rPr>
      </w:pPr>
      <w:r>
        <w:rPr>
          <w:color w:val="FF0000"/>
          <w:lang w:val="en-GB"/>
        </w:rPr>
        <w:t>Columns:</w:t>
      </w:r>
    </w:p>
    <w:p>
      <w:pPr>
        <w:pStyle w:val="Antwort"/>
        <w:rPr>
          <w:lang w:val="en-GB"/>
        </w:rPr>
      </w:pPr>
      <w:r>
        <w:rPr>
          <w:lang w:val="en-GB"/>
        </w:rPr>
        <w:t xml:space="preserve">1 Very unlikely </w:t>
      </w:r>
    </w:p>
    <w:p>
      <w:pPr>
        <w:pStyle w:val="Antwort"/>
        <w:rPr>
          <w:lang w:val="en-GB"/>
        </w:rPr>
      </w:pPr>
      <w:r>
        <w:rPr>
          <w:lang w:val="en-GB"/>
        </w:rPr>
        <w:t xml:space="preserve">2 Rather unlikely </w:t>
      </w:r>
    </w:p>
    <w:p>
      <w:pPr>
        <w:pStyle w:val="Antwort"/>
        <w:rPr>
          <w:lang w:val="en-GB"/>
        </w:rPr>
      </w:pPr>
      <w:r>
        <w:rPr>
          <w:lang w:val="en-GB"/>
        </w:rPr>
        <w:t xml:space="preserve">3 Fairly likely </w:t>
      </w:r>
    </w:p>
    <w:p>
      <w:pPr>
        <w:pStyle w:val="Antwort"/>
        <w:rPr>
          <w:lang w:val="en-GB"/>
        </w:rPr>
      </w:pPr>
      <w:r>
        <w:rPr>
          <w:lang w:val="en-GB"/>
        </w:rPr>
        <w:t xml:space="preserve">4 Very likely </w:t>
      </w:r>
    </w:p>
    <w:p>
      <w:pPr>
        <w:pStyle w:val="Antwort"/>
        <w:rPr>
          <w:lang w:val="en-GB"/>
        </w:rPr>
      </w:pPr>
      <w:r>
        <w:rPr>
          <w:lang w:val="en-GB"/>
        </w:rPr>
      </w:r>
    </w:p>
    <w:p>
      <w:pPr>
        <w:pStyle w:val="Antwort"/>
        <w:rPr>
          <w:lang w:val="en-GB"/>
        </w:rPr>
      </w:pPr>
      <w:r>
        <w:rPr>
          <w:lang w:val="en-GB"/>
        </w:rPr>
        <w:t>77 Does not apply</w:t>
      </w:r>
    </w:p>
    <w:p>
      <w:pPr>
        <w:pStyle w:val="Antwort"/>
        <w:rPr>
          <w:lang w:val="en-GB"/>
        </w:rPr>
      </w:pPr>
      <w:r>
        <w:rPr>
          <w:lang w:val="en-GB"/>
        </w:rPr>
        <w:t>99 Do not know</w:t>
      </w:r>
    </w:p>
    <w:p>
      <w:pPr>
        <w:pStyle w:val="Antwort"/>
        <w:rPr>
          <w:lang w:val="en-GB"/>
        </w:rPr>
      </w:pPr>
      <w:r>
        <w:rPr>
          <w:lang w:val="en-GB"/>
        </w:rPr>
      </w:r>
      <w:r>
        <w:br w:type="page"/>
      </w:r>
    </w:p>
    <w:p>
      <w:pPr>
        <w:pStyle w:val="Heading1"/>
        <w:numPr>
          <w:ilvl w:val="0"/>
          <w:numId w:val="4"/>
        </w:numPr>
        <w:spacing w:before="0" w:after="0"/>
        <w:contextualSpacing/>
        <w:rPr>
          <w:lang w:val="en-GB"/>
        </w:rPr>
      </w:pPr>
      <w:r>
        <w:rPr>
          <w:lang w:val="en-GB"/>
        </w:rPr>
        <w:t>Assessment of oneself</w:t>
      </w:r>
    </w:p>
    <w:p>
      <w:pPr>
        <w:pStyle w:val="Normal"/>
        <w:rPr>
          <w:lang w:val="en-GB"/>
        </w:rPr>
      </w:pPr>
      <w:r>
        <w:rPr>
          <w:lang w:val="en-GB"/>
        </w:rPr>
      </w:r>
    </w:p>
    <w:p>
      <w:pPr>
        <w:pStyle w:val="Normal"/>
        <w:shd w:val="clear" w:color="auto" w:fill="548DD4"/>
        <w:spacing w:lineRule="auto" w:line="240" w:before="0" w:after="0"/>
        <w:ind w:hanging="709" w:start="709"/>
        <w:contextualSpacing/>
        <w:jc w:val="both"/>
        <w:rPr>
          <w:rFonts w:ascii="Calibri" w:hAnsi="Calibri" w:eastAsia="Times New Roman" w:cs="Calibri"/>
          <w:color w:val="FFFFFF"/>
          <w:lang w:val="en-US"/>
        </w:rPr>
      </w:pPr>
      <w:r>
        <w:rPr>
          <w:rFonts w:eastAsia="Times New Roman" w:cs="Calibri" w:ascii="Calibri" w:hAnsi="Calibri"/>
          <w:color w:val="FFFFFF"/>
          <w:lang w:val="en-US"/>
        </w:rPr>
        <w:t>Base: All respondents</w:t>
      </w:r>
    </w:p>
    <w:p>
      <w:pPr>
        <w:pStyle w:val="Normal"/>
        <w:spacing w:lineRule="auto" w:line="240" w:before="120" w:after="0"/>
        <w:rPr>
          <w:rFonts w:ascii="Calibri" w:hAnsi="Calibri" w:eastAsia="Times New Roman" w:cs="Calibri"/>
          <w:b/>
          <w:bCs/>
          <w:color w:val="0070C0"/>
          <w:lang w:val="en-US"/>
        </w:rPr>
      </w:pPr>
      <w:r>
        <w:rPr>
          <w:rFonts w:eastAsia="Times New Roman" w:cs="Calibri" w:ascii="Calibri" w:hAnsi="Calibri"/>
          <w:b/>
          <w:bCs/>
          <w:color w:val="0070C0"/>
          <w:lang w:val="en-US"/>
        </w:rPr>
        <w:t>INTROTEXT_5</w:t>
      </w:r>
    </w:p>
    <w:p>
      <w:pPr>
        <w:pStyle w:val="Hinweis"/>
        <w:rPr>
          <w:lang w:val="en-GB"/>
        </w:rPr>
      </w:pPr>
      <w:r>
        <w:rPr>
          <w:lang w:val="en-GB"/>
        </w:rPr>
        <w:t>We would now like to ask you how you see yourself.</w:t>
      </w:r>
    </w:p>
    <w:p>
      <w:pPr>
        <w:pStyle w:val="Hinweis"/>
        <w:rPr>
          <w:lang w:val="en-GB"/>
        </w:rPr>
      </w:pPr>
      <w:r>
        <w:rPr>
          <w:lang w:val="en-GB"/>
        </w:rPr>
      </w:r>
    </w:p>
    <w:p>
      <w:pPr>
        <w:pStyle w:val="Normal"/>
        <w:shd w:val="clear" w:color="auto" w:fill="548DD4"/>
        <w:spacing w:lineRule="auto" w:line="240" w:before="0" w:after="0"/>
        <w:ind w:hanging="709" w:start="709"/>
        <w:contextualSpacing/>
        <w:jc w:val="both"/>
        <w:rPr>
          <w:rFonts w:ascii="Calibri" w:hAnsi="Calibri" w:eastAsia="Times New Roman" w:cs="Calibri"/>
          <w:color w:val="FFFFFF"/>
          <w:lang w:val="en-US"/>
        </w:rPr>
      </w:pPr>
      <w:r>
        <w:rPr>
          <w:rFonts w:eastAsia="Times New Roman" w:cs="Calibri" w:ascii="Calibri" w:hAnsi="Calibri"/>
          <w:color w:val="FFFFFF"/>
          <w:lang w:val="en-US"/>
        </w:rPr>
        <w:t>Base: All respondents</w:t>
      </w:r>
    </w:p>
    <w:p>
      <w:pPr>
        <w:pStyle w:val="Heading2"/>
        <w:rPr>
          <w:lang w:val="en-GB"/>
        </w:rPr>
      </w:pPr>
      <w:bookmarkStart w:id="32" w:name="_Toc1955540076"/>
      <w:bookmarkStart w:id="33" w:name="_Toc90001373"/>
      <w:r>
        <w:rPr>
          <w:lang w:val="en-GB"/>
        </w:rPr>
        <w:t>idminor: Self-identification: minority group</w:t>
      </w:r>
      <w:bookmarkEnd w:id="32"/>
      <w:bookmarkEnd w:id="33"/>
      <w:r>
        <w:rPr>
          <w:lang w:val="en-GB"/>
        </w:rPr>
        <w:t xml:space="preserve"> </w:t>
      </w:r>
      <w:r>
        <w:rPr>
          <w:color w:val="FF0000"/>
          <w:lang w:val="en-GB"/>
        </w:rPr>
        <w:t>[Multiple Answer (randomize items) &amp; Open End]</w:t>
      </w:r>
    </w:p>
    <w:p>
      <w:pPr>
        <w:pStyle w:val="FItem"/>
        <w:rPr>
          <w:color w:themeColor="text1" w:val="000000"/>
          <w:lang w:val="en-US"/>
        </w:rPr>
      </w:pPr>
      <w:r>
        <w:rPr>
          <w:color w:themeColor="text1" w:val="000000"/>
          <w:lang w:val="en-US"/>
        </w:rPr>
        <w:t>Would you consider yourself as being part of a minority group based on your …</w:t>
      </w:r>
    </w:p>
    <w:p>
      <w:pPr>
        <w:pStyle w:val="Antwort"/>
        <w:rPr>
          <w:color w:themeColor="text1" w:val="000000"/>
          <w:lang w:val="en-GB"/>
        </w:rPr>
      </w:pPr>
      <w:r>
        <w:rPr>
          <w:color w:themeColor="text1" w:val="000000"/>
          <w:lang w:val="en-GB"/>
        </w:rPr>
      </w:r>
    </w:p>
    <w:p>
      <w:pPr>
        <w:pStyle w:val="Antwort"/>
        <w:rPr>
          <w:color w:themeColor="text1" w:val="000000"/>
          <w:lang w:val="en-GB"/>
        </w:rPr>
      </w:pPr>
      <w:r>
        <w:rPr>
          <w:color w:themeColor="text1" w:val="000000"/>
          <w:lang w:val="en-GB"/>
        </w:rPr>
        <w:t>1 ethnicity or skin colour?</w:t>
      </w:r>
    </w:p>
    <w:p>
      <w:pPr>
        <w:pStyle w:val="Antwort"/>
        <w:rPr>
          <w:color w:themeColor="text1" w:val="000000"/>
          <w:lang w:val="en-GB"/>
        </w:rPr>
      </w:pPr>
      <w:r>
        <w:rPr>
          <w:color w:themeColor="text1" w:val="000000"/>
          <w:lang w:val="en-GB"/>
        </w:rPr>
        <w:t>2 language?</w:t>
      </w:r>
    </w:p>
    <w:p>
      <w:pPr>
        <w:pStyle w:val="Antwort"/>
        <w:rPr>
          <w:color w:themeColor="text1" w:val="000000"/>
          <w:lang w:val="en-GB"/>
        </w:rPr>
      </w:pPr>
      <w:r>
        <w:rPr>
          <w:color w:themeColor="text1" w:val="000000"/>
          <w:lang w:val="en-GB"/>
        </w:rPr>
        <w:t>3 disability?</w:t>
      </w:r>
    </w:p>
    <w:p>
      <w:pPr>
        <w:pStyle w:val="Antwort"/>
        <w:rPr>
          <w:color w:themeColor="text1" w:val="000000"/>
          <w:lang w:val="en-GB"/>
        </w:rPr>
      </w:pPr>
      <w:r>
        <w:rPr>
          <w:color w:themeColor="text1" w:val="000000"/>
          <w:lang w:val="en-GB"/>
        </w:rPr>
        <w:t>4 sexual orientation or gender identity?</w:t>
      </w:r>
    </w:p>
    <w:p>
      <w:pPr>
        <w:pStyle w:val="Antwort"/>
        <w:rPr>
          <w:color w:themeColor="text1" w:val="000000"/>
          <w:lang w:val="en-GB"/>
        </w:rPr>
      </w:pPr>
      <w:r>
        <w:rPr>
          <w:color w:themeColor="text1" w:val="000000"/>
          <w:lang w:val="en-GB"/>
        </w:rPr>
        <w:t>5 religion or belief?</w:t>
      </w:r>
    </w:p>
    <w:p>
      <w:pPr>
        <w:pStyle w:val="Antwort"/>
        <w:rPr>
          <w:color w:themeColor="text1" w:val="000000"/>
          <w:lang w:val="en-GB"/>
        </w:rPr>
      </w:pPr>
      <w:r>
        <w:rPr>
          <w:color w:themeColor="text1" w:val="000000"/>
          <w:lang w:val="en-GB"/>
        </w:rPr>
        <w:t>6 migrant status?</w:t>
      </w:r>
    </w:p>
    <w:p>
      <w:pPr>
        <w:pStyle w:val="Antwort"/>
        <w:rPr>
          <w:color w:themeColor="text1" w:val="000000"/>
          <w:lang w:val="en-GB"/>
        </w:rPr>
      </w:pPr>
      <w:r>
        <w:rPr>
          <w:color w:themeColor="text1" w:val="000000"/>
          <w:lang w:val="en-GB"/>
        </w:rPr>
        <w:t>7 political opinion?</w:t>
      </w:r>
    </w:p>
    <w:p>
      <w:pPr>
        <w:pStyle w:val="Antwort"/>
        <w:rPr>
          <w:color w:themeColor="text1" w:val="000000"/>
          <w:lang w:val="en-GB"/>
        </w:rPr>
      </w:pPr>
      <w:r>
        <w:rPr>
          <w:color w:themeColor="text1" w:val="000000"/>
          <w:lang w:val="en-GB"/>
        </w:rPr>
        <w:t xml:space="preserve">8 Other: [Open End] </w:t>
      </w:r>
      <w:r>
        <w:rPr>
          <w:color w:val="FF0000"/>
          <w:lang w:val="en-GB"/>
        </w:rPr>
        <w:t>[FIX]</w:t>
      </w:r>
    </w:p>
    <w:p>
      <w:pPr>
        <w:pStyle w:val="Antwort"/>
        <w:rPr>
          <w:color w:themeColor="text1" w:val="000000"/>
          <w:lang w:val="en-GB"/>
        </w:rPr>
      </w:pPr>
      <w:r>
        <w:rPr>
          <w:color w:themeColor="text1" w:val="000000"/>
          <w:lang w:val="en-GB"/>
        </w:rPr>
      </w:r>
    </w:p>
    <w:p>
      <w:pPr>
        <w:pStyle w:val="Antwort"/>
        <w:rPr>
          <w:color w:themeColor="text1" w:val="000000"/>
          <w:lang w:val="en-GB"/>
        </w:rPr>
      </w:pPr>
      <w:r>
        <w:rPr>
          <w:color w:themeColor="text1" w:val="000000"/>
          <w:lang w:val="en-GB"/>
        </w:rPr>
        <w:t xml:space="preserve">0 I do not consider myself part of a minority group </w:t>
      </w:r>
      <w:r>
        <w:rPr>
          <w:color w:val="FF0000"/>
          <w:lang w:val="en-GB"/>
        </w:rPr>
        <w:t>[FIX; EXCLUSIVE]</w:t>
      </w:r>
    </w:p>
    <w:p>
      <w:pPr>
        <w:pStyle w:val="Antwort"/>
        <w:rPr>
          <w:color w:themeColor="text1" w:val="000000"/>
          <w:lang w:val="en-GB"/>
        </w:rPr>
      </w:pPr>
      <w:r>
        <w:rPr>
          <w:color w:themeColor="text1" w:val="000000"/>
          <w:lang w:val="en-GB"/>
        </w:rPr>
      </w:r>
    </w:p>
    <w:p>
      <w:pPr>
        <w:pStyle w:val="Antwort"/>
        <w:rPr>
          <w:color w:themeColor="text1" w:val="000000"/>
          <w:lang w:val="en-GB"/>
        </w:rPr>
      </w:pPr>
      <w:r>
        <w:rPr>
          <w:color w:themeColor="text1" w:val="000000"/>
          <w:lang w:val="en-GB"/>
        </w:rPr>
        <w:t xml:space="preserve">88 Prefer not to say </w:t>
      </w:r>
      <w:r>
        <w:rPr>
          <w:color w:val="FF0000"/>
          <w:lang w:val="en-GB"/>
        </w:rPr>
        <w:t>[FIX; EXCLUSIVE]</w:t>
      </w:r>
    </w:p>
    <w:p>
      <w:pPr>
        <w:pStyle w:val="Antwort"/>
        <w:rPr>
          <w:color w:themeColor="text1" w:val="000000"/>
          <w:lang w:val="en-GB"/>
        </w:rPr>
      </w:pPr>
      <w:r>
        <w:rPr>
          <w:color w:themeColor="text1" w:val="000000"/>
          <w:lang w:val="en-GB"/>
        </w:rPr>
        <w:t xml:space="preserve">99 Do not know </w:t>
      </w:r>
      <w:r>
        <w:rPr>
          <w:color w:val="FF0000"/>
          <w:lang w:val="en-GB"/>
        </w:rPr>
        <w:t>[FIX; EXCLUSIVE]</w:t>
      </w:r>
    </w:p>
    <w:p>
      <w:pPr>
        <w:pStyle w:val="Antwort"/>
        <w:ind w:start="0"/>
        <w:rPr>
          <w:color w:themeColor="text1" w:val="000000"/>
          <w:sz w:val="22"/>
          <w:lang w:val="en-GB"/>
        </w:rPr>
      </w:pPr>
      <w:r>
        <w:rPr>
          <w:color w:themeColor="text1" w:val="000000"/>
          <w:sz w:val="22"/>
          <w:lang w:val="en-GB"/>
        </w:rPr>
      </w:r>
    </w:p>
    <w:p>
      <w:pPr>
        <w:pStyle w:val="Antwort"/>
        <w:ind w:start="0"/>
        <w:rPr>
          <w:lang w:val="en-GB"/>
        </w:rPr>
      </w:pPr>
      <w:r>
        <w:rPr>
          <w:lang w:val="en-GB"/>
        </w:rPr>
      </w:r>
    </w:p>
    <w:p>
      <w:pPr>
        <w:pStyle w:val="Normal"/>
        <w:shd w:val="clear" w:color="auto" w:fill="548DD4"/>
        <w:spacing w:lineRule="auto" w:line="240" w:before="0" w:after="0"/>
        <w:ind w:hanging="709" w:start="709"/>
        <w:contextualSpacing/>
        <w:jc w:val="both"/>
        <w:rPr>
          <w:rFonts w:ascii="Calibri" w:hAnsi="Calibri" w:eastAsia="Times New Roman" w:cs="Calibri"/>
          <w:color w:val="FFFFFF"/>
          <w:lang w:val="en-US"/>
        </w:rPr>
      </w:pPr>
      <w:r>
        <w:rPr>
          <w:rFonts w:eastAsia="Times New Roman" w:cs="Calibri" w:ascii="Calibri" w:hAnsi="Calibri"/>
          <w:color w:val="FFFFFF"/>
          <w:lang w:val="en-US"/>
        </w:rPr>
        <w:t>Base: All respondents</w:t>
      </w:r>
    </w:p>
    <w:p>
      <w:pPr>
        <w:pStyle w:val="Heading2"/>
        <w:rPr>
          <w:color w:val="FF0000"/>
          <w:lang w:val="en-GB"/>
        </w:rPr>
      </w:pPr>
      <w:r>
        <w:rPr>
          <w:lang w:val="en-GB"/>
        </w:rPr>
        <w:t xml:space="preserve">id: Identification </w:t>
      </w:r>
      <w:r>
        <w:rPr>
          <w:color w:val="FF0000"/>
          <w:sz w:val="22"/>
          <w:szCs w:val="22"/>
          <w:lang w:val="en-GB"/>
        </w:rPr>
        <w:t>[</w:t>
      </w:r>
      <w:r>
        <w:rPr>
          <w:color w:val="FF0000"/>
          <w:lang w:val="en-GB"/>
        </w:rPr>
        <w:t xml:space="preserve">Collapsable grid, randomize rows to either ascending (1,2,3,4) or descending (4,3,2,1) order ] </w:t>
      </w:r>
    </w:p>
    <w:p>
      <w:pPr>
        <w:pStyle w:val="Normal"/>
        <w:spacing w:before="0" w:after="0"/>
        <w:rPr>
          <w:b/>
          <w:bCs/>
          <w:sz w:val="20"/>
          <w:szCs w:val="20"/>
          <w:lang w:val="en-GB"/>
        </w:rPr>
      </w:pPr>
      <w:r>
        <w:rPr>
          <w:b/>
          <w:bCs/>
          <w:sz w:val="20"/>
          <w:szCs w:val="20"/>
          <w:lang w:val="en-GB"/>
        </w:rPr>
        <w:t xml:space="preserve">People have different views about themselves and how they relate to the wider world. </w:t>
      </w:r>
    </w:p>
    <w:p>
      <w:pPr>
        <w:pStyle w:val="Normal"/>
        <w:spacing w:before="0" w:after="0"/>
        <w:rPr>
          <w:b/>
          <w:bCs/>
          <w:sz w:val="20"/>
          <w:szCs w:val="20"/>
          <w:lang w:val="en-GB"/>
        </w:rPr>
      </w:pPr>
      <w:r>
        <w:rPr>
          <w:b/>
          <w:bCs/>
          <w:sz w:val="20"/>
          <w:szCs w:val="20"/>
          <w:lang w:val="en-GB"/>
        </w:rPr>
        <w:t>Please indicate how close you feel to the following.</w:t>
      </w:r>
    </w:p>
    <w:p>
      <w:pPr>
        <w:pStyle w:val="Normal"/>
        <w:spacing w:before="0" w:after="0"/>
        <w:rPr>
          <w:b/>
          <w:bCs/>
          <w:sz w:val="20"/>
          <w:szCs w:val="20"/>
          <w:lang w:val="en-GB"/>
        </w:rPr>
      </w:pPr>
      <w:r>
        <w:rPr>
          <w:b/>
          <w:bCs/>
          <w:sz w:val="20"/>
          <w:szCs w:val="20"/>
          <w:lang w:val="en-GB"/>
        </w:rPr>
        <w:t>How close do you feel to …</w:t>
      </w:r>
    </w:p>
    <w:p>
      <w:pPr>
        <w:pStyle w:val="Normal"/>
        <w:spacing w:before="0" w:after="0"/>
        <w:rPr>
          <w:color w:val="FF0000"/>
          <w:lang w:val="en-GB"/>
        </w:rPr>
      </w:pPr>
      <w:r>
        <w:rPr>
          <w:color w:val="FF0000"/>
          <w:lang w:val="en-GB"/>
        </w:rPr>
        <w:t>Rows:</w:t>
      </w:r>
    </w:p>
    <w:p>
      <w:pPr>
        <w:pStyle w:val="Antwort"/>
        <w:rPr>
          <w:b/>
          <w:bCs/>
          <w:color w:themeColor="text1" w:val="000000"/>
          <w:szCs w:val="20"/>
          <w:lang w:val="en-GB"/>
        </w:rPr>
      </w:pPr>
      <w:r>
        <w:rPr>
          <w:b/>
          <w:bCs/>
          <w:color w:themeColor="text1" w:val="000000"/>
          <w:szCs w:val="20"/>
          <w:lang w:val="en-GB"/>
        </w:rPr>
        <w:t xml:space="preserve">1 </w:t>
      </w:r>
      <w:r>
        <w:rPr>
          <w:b/>
          <w:bCs/>
          <w:color w:themeColor="text1" w:val="000000"/>
          <w:lang w:val="en-GB"/>
        </w:rPr>
        <w:t>your village, town or city?</w:t>
      </w:r>
    </w:p>
    <w:p>
      <w:pPr>
        <w:pStyle w:val="Antwort"/>
        <w:rPr>
          <w:b/>
          <w:bCs/>
          <w:color w:themeColor="text1" w:val="000000"/>
          <w:szCs w:val="20"/>
          <w:lang w:val="en-GB"/>
        </w:rPr>
      </w:pPr>
      <w:r>
        <w:rPr>
          <w:b/>
          <w:bCs/>
          <w:color w:themeColor="text1" w:val="000000"/>
          <w:szCs w:val="20"/>
          <w:lang w:val="en-GB"/>
        </w:rPr>
        <w:t xml:space="preserve">2 </w:t>
      </w:r>
      <w:r>
        <w:rPr>
          <w:b/>
          <w:bCs/>
          <w:color w:themeColor="text1" w:val="000000"/>
          <w:lang w:val="en-GB"/>
        </w:rPr>
        <w:t>{COUNTRY}?</w:t>
      </w:r>
    </w:p>
    <w:p>
      <w:pPr>
        <w:pStyle w:val="Antwort"/>
        <w:rPr>
          <w:b/>
          <w:bCs/>
          <w:color w:themeColor="text1" w:val="000000"/>
          <w:lang w:val="en-GB"/>
        </w:rPr>
      </w:pPr>
      <w:r>
        <w:rPr>
          <w:b/>
          <w:bCs/>
          <w:color w:themeColor="text1" w:val="000000"/>
          <w:szCs w:val="20"/>
          <w:lang w:val="en-GB"/>
        </w:rPr>
        <w:t xml:space="preserve">3 </w:t>
      </w:r>
      <w:r>
        <w:rPr>
          <w:b/>
          <w:bCs/>
          <w:color w:themeColor="text1" w:val="000000"/>
          <w:lang w:val="en-GB"/>
        </w:rPr>
        <w:t>the European Union?</w:t>
      </w:r>
    </w:p>
    <w:p>
      <w:pPr>
        <w:pStyle w:val="Antwort"/>
        <w:rPr>
          <w:b/>
          <w:bCs/>
          <w:color w:themeColor="text1" w:val="000000"/>
          <w:szCs w:val="20"/>
          <w:lang w:val="en-GB"/>
        </w:rPr>
      </w:pPr>
      <w:r>
        <w:rPr>
          <w:b/>
          <w:bCs/>
          <w:color w:themeColor="text1" w:val="000000"/>
          <w:lang w:val="en-GB"/>
        </w:rPr>
        <w:t>4 the world as a whole?</w:t>
      </w:r>
    </w:p>
    <w:p>
      <w:pPr>
        <w:pStyle w:val="Antwort"/>
        <w:rPr>
          <w:b/>
          <w:color w:themeColor="text1" w:val="000000"/>
          <w:szCs w:val="20"/>
          <w:lang w:val="en-GB"/>
        </w:rPr>
      </w:pPr>
      <w:r>
        <w:rPr>
          <w:b/>
          <w:color w:themeColor="text1" w:val="000000"/>
          <w:szCs w:val="20"/>
          <w:lang w:val="en-GB"/>
        </w:rPr>
      </w:r>
    </w:p>
    <w:p>
      <w:pPr>
        <w:pStyle w:val="Normal"/>
        <w:spacing w:before="0" w:after="0"/>
        <w:rPr>
          <w:color w:val="FF0000"/>
          <w:lang w:val="en-GB"/>
        </w:rPr>
      </w:pPr>
      <w:r>
        <w:rPr>
          <w:color w:val="FF0000"/>
          <w:lang w:val="en-GB"/>
        </w:rPr>
        <w:t>Columns:</w:t>
      </w:r>
    </w:p>
    <w:p>
      <w:pPr>
        <w:pStyle w:val="Antwort"/>
        <w:rPr>
          <w:lang w:val="en-US"/>
        </w:rPr>
      </w:pPr>
      <w:r>
        <w:rPr>
          <w:lang w:val="en-US"/>
        </w:rPr>
        <w:t>1 Not close at all</w:t>
      </w:r>
    </w:p>
    <w:p>
      <w:pPr>
        <w:pStyle w:val="Antwort"/>
        <w:rPr>
          <w:lang w:val="en-US"/>
        </w:rPr>
      </w:pPr>
      <w:r>
        <w:rPr>
          <w:lang w:val="en-US"/>
        </w:rPr>
        <w:t>2 Not very close</w:t>
      </w:r>
    </w:p>
    <w:p>
      <w:pPr>
        <w:pStyle w:val="Antwort"/>
        <w:rPr>
          <w:lang w:val="en-US"/>
        </w:rPr>
      </w:pPr>
      <w:r>
        <w:rPr>
          <w:lang w:val="en-US"/>
        </w:rPr>
        <w:t>3 Close</w:t>
      </w:r>
    </w:p>
    <w:p>
      <w:pPr>
        <w:pStyle w:val="Antwort"/>
        <w:rPr>
          <w:lang w:val="en-US"/>
        </w:rPr>
      </w:pPr>
      <w:r>
        <w:rPr>
          <w:lang w:val="en-US"/>
        </w:rPr>
        <w:t>4 Very Close</w:t>
      </w:r>
    </w:p>
    <w:p>
      <w:pPr>
        <w:pStyle w:val="Antwort"/>
        <w:ind w:start="0"/>
        <w:rPr>
          <w:lang w:val="en-GB"/>
        </w:rPr>
      </w:pPr>
      <w:r>
        <w:rPr>
          <w:lang w:val="en-GB"/>
        </w:rPr>
      </w:r>
    </w:p>
    <w:p>
      <w:pPr>
        <w:pStyle w:val="Antwort"/>
        <w:ind w:start="0"/>
        <w:rPr>
          <w:lang w:val="en-GB"/>
        </w:rPr>
      </w:pPr>
      <w:r>
        <w:rPr>
          <w:lang w:val="en-GB"/>
        </w:rPr>
      </w:r>
    </w:p>
    <w:p>
      <w:pPr>
        <w:pStyle w:val="Antwort"/>
        <w:ind w:start="0"/>
        <w:rPr>
          <w:lang w:val="en-GB"/>
        </w:rPr>
      </w:pPr>
      <w:r>
        <w:rPr>
          <w:lang w:val="en-GB"/>
        </w:rPr>
      </w:r>
    </w:p>
    <w:p>
      <w:pPr>
        <w:pStyle w:val="Normal"/>
        <w:shd w:val="clear" w:color="auto" w:fill="548DD4"/>
        <w:spacing w:lineRule="auto" w:line="240" w:before="0" w:after="0"/>
        <w:ind w:hanging="709" w:start="709"/>
        <w:contextualSpacing/>
        <w:jc w:val="both"/>
        <w:rPr>
          <w:rFonts w:ascii="Calibri" w:hAnsi="Calibri" w:eastAsia="Times New Roman" w:cs="Calibri"/>
          <w:color w:val="FFFFFF"/>
          <w:lang w:val="en-US"/>
        </w:rPr>
      </w:pPr>
      <w:r>
        <w:rPr>
          <w:rFonts w:eastAsia="Times New Roman" w:cs="Calibri" w:ascii="Calibri" w:hAnsi="Calibri"/>
          <w:color w:val="FFFFFF"/>
          <w:lang w:val="en-US"/>
        </w:rPr>
        <w:t>Base: All respondents</w:t>
      </w:r>
    </w:p>
    <w:p>
      <w:pPr>
        <w:pStyle w:val="Normal"/>
        <w:spacing w:lineRule="auto" w:line="240" w:before="120" w:after="0"/>
        <w:rPr>
          <w:rFonts w:ascii="Calibri" w:hAnsi="Calibri" w:eastAsia="Times New Roman" w:cs="Calibri"/>
          <w:b/>
          <w:bCs/>
          <w:color w:val="0070C0"/>
          <w:lang w:val="en-US"/>
        </w:rPr>
      </w:pPr>
      <w:r>
        <w:rPr>
          <w:rFonts w:eastAsia="Times New Roman" w:cs="Calibri" w:ascii="Calibri" w:hAnsi="Calibri"/>
          <w:b/>
          <w:bCs/>
          <w:color w:val="0070C0"/>
          <w:lang w:val="en-US"/>
        </w:rPr>
        <w:t>INTROTEXT_6</w:t>
      </w:r>
    </w:p>
    <w:p>
      <w:pPr>
        <w:pStyle w:val="Hinweis"/>
        <w:rPr>
          <w:lang w:val="en-GB"/>
        </w:rPr>
      </w:pPr>
      <w:r>
        <w:rPr>
          <w:lang w:val="en-GB"/>
        </w:rPr>
        <w:t xml:space="preserve">Now we are interested in your close friends outside of your family. </w:t>
      </w:r>
    </w:p>
    <w:p>
      <w:pPr>
        <w:pStyle w:val="Hinweis"/>
        <w:rPr>
          <w:lang w:val="en-GB"/>
        </w:rPr>
      </w:pPr>
      <w:r>
        <w:rPr>
          <w:lang w:val="en-GB"/>
        </w:rPr>
      </w:r>
    </w:p>
    <w:p>
      <w:pPr>
        <w:pStyle w:val="Normal"/>
        <w:rPr>
          <w:color w:val="FF0000"/>
          <w:sz w:val="20"/>
          <w:lang w:val="en-GB"/>
        </w:rPr>
      </w:pPr>
      <w:r>
        <w:rPr>
          <w:color w:val="FF0000"/>
          <w:sz w:val="20"/>
          <w:lang w:val="en-GB"/>
        </w:rPr>
      </w:r>
      <w:r>
        <w:br w:type="page"/>
      </w:r>
    </w:p>
    <w:p>
      <w:pPr>
        <w:pStyle w:val="Hinweis"/>
        <w:spacing w:before="0" w:after="120"/>
        <w:ind w:start="0"/>
        <w:rPr>
          <w:lang w:val="en-GB"/>
        </w:rPr>
      </w:pPr>
      <w:r>
        <w:rPr>
          <w:color w:val="FF0000"/>
          <w:lang w:val="en-GB"/>
        </w:rPr>
        <w:t>[PROG: Randomize order of frndoldr and frndyngr]</w:t>
      </w:r>
    </w:p>
    <w:p>
      <w:pPr>
        <w:pStyle w:val="Normal"/>
        <w:shd w:val="clear" w:color="auto" w:fill="548DD4"/>
        <w:spacing w:lineRule="auto" w:line="240" w:before="0" w:after="0"/>
        <w:ind w:hanging="709" w:start="709"/>
        <w:contextualSpacing/>
        <w:jc w:val="both"/>
        <w:rPr>
          <w:rFonts w:ascii="Calibri" w:hAnsi="Calibri" w:eastAsia="Times New Roman" w:cs="Calibri"/>
          <w:color w:val="FFFFFF"/>
          <w:lang w:val="en-US"/>
        </w:rPr>
      </w:pPr>
      <w:bookmarkStart w:id="34" w:name="_Toc409366488"/>
      <w:bookmarkStart w:id="35" w:name="_Toc1396498037"/>
      <w:bookmarkStart w:id="36" w:name="_Toc1016277701"/>
      <w:bookmarkStart w:id="37" w:name="_Toc836858173"/>
      <w:bookmarkEnd w:id="34"/>
      <w:bookmarkEnd w:id="35"/>
      <w:r>
        <w:rPr>
          <w:rFonts w:eastAsia="Times New Roman" w:cs="Calibri" w:ascii="Calibri" w:hAnsi="Calibri"/>
          <w:color w:val="FFFFFF"/>
          <w:lang w:val="en-US"/>
        </w:rPr>
        <w:t>Base: All respondents</w:t>
      </w:r>
    </w:p>
    <w:p>
      <w:pPr>
        <w:pStyle w:val="Heading2"/>
        <w:rPr>
          <w:lang w:val="en-GB"/>
        </w:rPr>
      </w:pPr>
      <w:bookmarkStart w:id="38" w:name="_Toc1016277701"/>
      <w:bookmarkStart w:id="39" w:name="_Toc836858173"/>
      <w:r>
        <w:rPr>
          <w:lang w:val="en-GB"/>
        </w:rPr>
        <w:t>frndoldr: Friends networks: 10 years older</w:t>
      </w:r>
      <w:bookmarkEnd w:id="38"/>
      <w:bookmarkEnd w:id="39"/>
      <w:r>
        <w:rPr>
          <w:lang w:val="en-GB"/>
        </w:rPr>
        <w:t xml:space="preserve"> </w:t>
      </w:r>
      <w:r>
        <w:rPr>
          <w:color w:val="FF0000"/>
          <w:lang w:val="en-GB"/>
        </w:rPr>
        <w:t>[Single Answer]</w:t>
      </w:r>
    </w:p>
    <w:p>
      <w:pPr>
        <w:pStyle w:val="FItem"/>
        <w:rPr>
          <w:lang w:val="en-GB"/>
        </w:rPr>
      </w:pPr>
      <w:r>
        <w:rPr>
          <w:lang w:val="en-GB"/>
        </w:rPr>
        <w:t xml:space="preserve">Do you have any close friends outside of your family who are </w:t>
      </w:r>
      <w:r>
        <w:rPr>
          <w:u w:val="single"/>
          <w:lang w:val="en-GB"/>
        </w:rPr>
        <w:t>ten or more years older</w:t>
      </w:r>
      <w:r>
        <w:rPr>
          <w:lang w:val="en-GB"/>
        </w:rPr>
        <w:t xml:space="preserve"> than you? </w:t>
      </w:r>
    </w:p>
    <w:p>
      <w:pPr>
        <w:pStyle w:val="Antwort"/>
        <w:rPr>
          <w:lang w:val="en-GB"/>
        </w:rPr>
      </w:pPr>
      <w:r>
        <w:rPr>
          <w:lang w:val="en-GB"/>
        </w:rPr>
        <w:t>1 No, none at all</w:t>
      </w:r>
    </w:p>
    <w:p>
      <w:pPr>
        <w:pStyle w:val="Antwort"/>
        <w:rPr>
          <w:lang w:val="en-GB"/>
        </w:rPr>
      </w:pPr>
      <w:r>
        <w:rPr>
          <w:lang w:val="en-GB"/>
        </w:rPr>
        <w:t>2 Yes, one or two</w:t>
      </w:r>
    </w:p>
    <w:p>
      <w:pPr>
        <w:pStyle w:val="Antwort"/>
        <w:rPr>
          <w:lang w:val="en-GB"/>
        </w:rPr>
      </w:pPr>
      <w:r>
        <w:rPr>
          <w:lang w:val="en-GB"/>
        </w:rPr>
        <w:t>3 Yes, three or more</w:t>
      </w:r>
    </w:p>
    <w:p>
      <w:pPr>
        <w:pStyle w:val="Normal"/>
        <w:rPr>
          <w:lang w:val="en-GB"/>
        </w:rPr>
      </w:pPr>
      <w:r>
        <w:rPr>
          <w:lang w:val="en-GB"/>
        </w:rPr>
      </w:r>
    </w:p>
    <w:p>
      <w:pPr>
        <w:pStyle w:val="Normal"/>
        <w:shd w:val="clear" w:color="auto" w:fill="548DD4"/>
        <w:spacing w:lineRule="auto" w:line="240" w:before="0" w:after="0"/>
        <w:ind w:hanging="709" w:start="709"/>
        <w:contextualSpacing/>
        <w:jc w:val="both"/>
        <w:rPr>
          <w:rFonts w:ascii="Calibri" w:hAnsi="Calibri" w:eastAsia="Times New Roman" w:cs="Calibri"/>
          <w:color w:val="FFFFFF"/>
          <w:lang w:val="en-US"/>
        </w:rPr>
      </w:pPr>
      <w:bookmarkStart w:id="40" w:name="_Toc1208041503"/>
      <w:bookmarkStart w:id="41" w:name="_Toc378761436"/>
      <w:r>
        <w:rPr>
          <w:rFonts w:eastAsia="Times New Roman" w:cs="Calibri" w:ascii="Calibri" w:hAnsi="Calibri"/>
          <w:color w:val="FFFFFF"/>
          <w:lang w:val="en-US"/>
        </w:rPr>
        <w:t>Base: All respondents</w:t>
      </w:r>
    </w:p>
    <w:p>
      <w:pPr>
        <w:pStyle w:val="Heading2"/>
        <w:rPr>
          <w:lang w:val="en-GB"/>
        </w:rPr>
      </w:pPr>
      <w:bookmarkStart w:id="42" w:name="_Toc1208041503"/>
      <w:bookmarkStart w:id="43" w:name="_Toc378761436"/>
      <w:r>
        <w:rPr>
          <w:lang w:val="en-GB"/>
        </w:rPr>
        <w:t>frndyngr: Friends networks: 10 years younger</w:t>
      </w:r>
      <w:bookmarkEnd w:id="42"/>
      <w:bookmarkEnd w:id="43"/>
      <w:r>
        <w:rPr>
          <w:lang w:val="en-GB"/>
        </w:rPr>
        <w:t xml:space="preserve"> </w:t>
      </w:r>
      <w:r>
        <w:rPr>
          <w:color w:val="FF0000"/>
          <w:lang w:val="en-GB"/>
        </w:rPr>
        <w:t>[Single Answer]</w:t>
      </w:r>
    </w:p>
    <w:p>
      <w:pPr>
        <w:pStyle w:val="FItem"/>
        <w:rPr>
          <w:lang w:val="en-GB"/>
        </w:rPr>
      </w:pPr>
      <w:r>
        <w:rPr>
          <w:lang w:val="en-GB"/>
        </w:rPr>
        <w:t xml:space="preserve">Do you have any close friends outside of your family who are </w:t>
      </w:r>
      <w:r>
        <w:rPr>
          <w:u w:val="single"/>
          <w:lang w:val="en-GB"/>
        </w:rPr>
        <w:t>ten or more years younger</w:t>
      </w:r>
      <w:r>
        <w:rPr>
          <w:lang w:val="en-GB"/>
        </w:rPr>
        <w:t xml:space="preserve"> than you? </w:t>
      </w:r>
    </w:p>
    <w:p>
      <w:pPr>
        <w:pStyle w:val="Antwort"/>
        <w:rPr>
          <w:lang w:val="en-GB"/>
        </w:rPr>
      </w:pPr>
      <w:r>
        <w:rPr>
          <w:lang w:val="en-GB"/>
        </w:rPr>
        <w:t>1 No, none at all</w:t>
      </w:r>
    </w:p>
    <w:p>
      <w:pPr>
        <w:pStyle w:val="Antwort"/>
        <w:rPr>
          <w:lang w:val="en-GB"/>
        </w:rPr>
      </w:pPr>
      <w:r>
        <w:rPr>
          <w:lang w:val="en-GB"/>
        </w:rPr>
        <w:t>2 Yes, one or two</w:t>
      </w:r>
    </w:p>
    <w:p>
      <w:pPr>
        <w:pStyle w:val="Antwort"/>
        <w:rPr>
          <w:lang w:val="en-GB"/>
        </w:rPr>
      </w:pPr>
      <w:r>
        <w:rPr>
          <w:lang w:val="en-GB"/>
        </w:rPr>
        <w:t>3 Yes, three or more</w:t>
      </w:r>
    </w:p>
    <w:p>
      <w:pPr>
        <w:pStyle w:val="Normal"/>
        <w:rPr>
          <w:lang w:val="en-GB"/>
        </w:rPr>
      </w:pPr>
      <w:r>
        <w:rPr>
          <w:lang w:val="en-GB"/>
        </w:rPr>
      </w:r>
    </w:p>
    <w:p>
      <w:pPr>
        <w:pStyle w:val="Hinweis"/>
        <w:ind w:start="0"/>
        <w:rPr>
          <w:lang w:val="en-GB"/>
        </w:rPr>
      </w:pPr>
      <w:r>
        <w:rPr>
          <w:color w:val="FF0000"/>
          <w:lang w:val="en-GB"/>
        </w:rPr>
        <w:t>[PROG: Randomize order of frndinch and frndincl]</w:t>
      </w:r>
    </w:p>
    <w:p>
      <w:pPr>
        <w:pStyle w:val="Normal"/>
        <w:shd w:val="clear" w:color="auto" w:fill="548DD4"/>
        <w:spacing w:lineRule="auto" w:line="240" w:before="0" w:after="0"/>
        <w:ind w:hanging="709" w:start="709"/>
        <w:contextualSpacing/>
        <w:jc w:val="both"/>
        <w:rPr>
          <w:rFonts w:ascii="Calibri" w:hAnsi="Calibri" w:eastAsia="Times New Roman" w:cs="Calibri"/>
          <w:color w:val="FFFFFF"/>
          <w:lang w:val="en-US"/>
        </w:rPr>
      </w:pPr>
      <w:bookmarkStart w:id="44" w:name="_Toc409366488"/>
      <w:bookmarkStart w:id="45" w:name="_Toc1396498037"/>
      <w:bookmarkStart w:id="46" w:name="_Toc1048537856"/>
      <w:bookmarkStart w:id="47" w:name="_Toc752062966"/>
      <w:bookmarkEnd w:id="44"/>
      <w:bookmarkEnd w:id="45"/>
      <w:r>
        <w:rPr>
          <w:rFonts w:eastAsia="Times New Roman" w:cs="Calibri" w:ascii="Calibri" w:hAnsi="Calibri"/>
          <w:color w:val="FFFFFF"/>
          <w:lang w:val="en-US"/>
        </w:rPr>
        <w:t>Base: All respondents</w:t>
      </w:r>
    </w:p>
    <w:p>
      <w:pPr>
        <w:pStyle w:val="Heading2"/>
        <w:rPr>
          <w:lang w:val="en-GB"/>
        </w:rPr>
      </w:pPr>
      <w:bookmarkStart w:id="48" w:name="_Toc1048537856"/>
      <w:bookmarkStart w:id="49" w:name="_Toc752062966"/>
      <w:r>
        <w:rPr>
          <w:lang w:val="en-GB"/>
        </w:rPr>
        <w:t>frndinch: Friends networks: rich</w:t>
      </w:r>
      <w:bookmarkEnd w:id="48"/>
      <w:bookmarkEnd w:id="49"/>
      <w:r>
        <w:rPr>
          <w:lang w:val="en-GB"/>
        </w:rPr>
        <w:t xml:space="preserve"> </w:t>
      </w:r>
      <w:r>
        <w:rPr>
          <w:color w:val="FF0000"/>
          <w:lang w:val="en-GB"/>
        </w:rPr>
        <w:t>[Single Answer]</w:t>
      </w:r>
    </w:p>
    <w:p>
      <w:pPr>
        <w:pStyle w:val="FItem"/>
        <w:rPr>
          <w:lang w:val="en-GB"/>
        </w:rPr>
      </w:pPr>
      <w:r>
        <w:rPr>
          <w:lang w:val="en-GB"/>
        </w:rPr>
        <w:t xml:space="preserve">Do you have any close friends outside of your family who have </w:t>
      </w:r>
      <w:r>
        <w:rPr>
          <w:u w:val="single"/>
          <w:lang w:val="en-GB"/>
        </w:rPr>
        <w:t>much more money</w:t>
      </w:r>
      <w:r>
        <w:rPr>
          <w:lang w:val="en-GB"/>
        </w:rPr>
        <w:t xml:space="preserve"> than you?</w:t>
      </w:r>
    </w:p>
    <w:p>
      <w:pPr>
        <w:pStyle w:val="Antwort"/>
        <w:rPr>
          <w:lang w:val="en-GB"/>
        </w:rPr>
      </w:pPr>
      <w:r>
        <w:rPr>
          <w:lang w:val="en-GB"/>
        </w:rPr>
        <w:t>1 No, none at all</w:t>
      </w:r>
    </w:p>
    <w:p>
      <w:pPr>
        <w:pStyle w:val="Antwort"/>
        <w:rPr>
          <w:lang w:val="en-GB"/>
        </w:rPr>
      </w:pPr>
      <w:r>
        <w:rPr>
          <w:lang w:val="en-GB"/>
        </w:rPr>
        <w:t>2 Yes, one or two</w:t>
      </w:r>
    </w:p>
    <w:p>
      <w:pPr>
        <w:pStyle w:val="Antwort"/>
        <w:rPr>
          <w:lang w:val="en-GB"/>
        </w:rPr>
      </w:pPr>
      <w:r>
        <w:rPr>
          <w:lang w:val="en-GB"/>
        </w:rPr>
        <w:t xml:space="preserve">3 Yes, three or more </w:t>
      </w:r>
    </w:p>
    <w:p>
      <w:pPr>
        <w:pStyle w:val="Normal"/>
        <w:rPr>
          <w:lang w:val="en-GB"/>
        </w:rPr>
      </w:pPr>
      <w:r>
        <w:rPr>
          <w:lang w:val="en-GB"/>
        </w:rPr>
      </w:r>
    </w:p>
    <w:p>
      <w:pPr>
        <w:pStyle w:val="Normal"/>
        <w:shd w:val="clear" w:color="auto" w:fill="548DD4"/>
        <w:spacing w:lineRule="auto" w:line="240" w:before="0" w:after="0"/>
        <w:ind w:hanging="709" w:start="709"/>
        <w:contextualSpacing/>
        <w:jc w:val="both"/>
        <w:rPr>
          <w:rFonts w:ascii="Calibri" w:hAnsi="Calibri" w:eastAsia="Times New Roman" w:cs="Calibri"/>
          <w:color w:val="FFFFFF"/>
          <w:lang w:val="en-US"/>
        </w:rPr>
      </w:pPr>
      <w:bookmarkStart w:id="50" w:name="_Toc84187863"/>
      <w:bookmarkStart w:id="51" w:name="_Toc730424152"/>
      <w:r>
        <w:rPr>
          <w:rFonts w:eastAsia="Times New Roman" w:cs="Calibri" w:ascii="Calibri" w:hAnsi="Calibri"/>
          <w:color w:val="FFFFFF"/>
          <w:lang w:val="en-US"/>
        </w:rPr>
        <w:t>Base: All respondents</w:t>
      </w:r>
    </w:p>
    <w:p>
      <w:pPr>
        <w:pStyle w:val="Heading2"/>
        <w:rPr>
          <w:lang w:val="en-GB"/>
        </w:rPr>
      </w:pPr>
      <w:bookmarkStart w:id="52" w:name="_Toc84187863"/>
      <w:bookmarkStart w:id="53" w:name="_Toc730424152"/>
      <w:r>
        <w:rPr>
          <w:lang w:val="en-GB"/>
        </w:rPr>
        <w:t>frndincl: Friends networks: poor</w:t>
      </w:r>
      <w:bookmarkEnd w:id="52"/>
      <w:bookmarkEnd w:id="53"/>
      <w:r>
        <w:rPr>
          <w:lang w:val="en-GB"/>
        </w:rPr>
        <w:t xml:space="preserve"> </w:t>
      </w:r>
      <w:r>
        <w:rPr>
          <w:color w:val="FF0000"/>
          <w:lang w:val="en-GB"/>
        </w:rPr>
        <w:t>[Single Answer]</w:t>
      </w:r>
    </w:p>
    <w:p>
      <w:pPr>
        <w:pStyle w:val="FItem"/>
        <w:rPr>
          <w:lang w:val="en-GB"/>
        </w:rPr>
      </w:pPr>
      <w:r>
        <w:rPr>
          <w:lang w:val="en-GB"/>
        </w:rPr>
        <w:t xml:space="preserve">Do you have any close friends outside of your family who have </w:t>
      </w:r>
      <w:r>
        <w:rPr>
          <w:u w:val="single"/>
          <w:lang w:val="en-GB"/>
        </w:rPr>
        <w:t>much less money</w:t>
      </w:r>
      <w:r>
        <w:rPr>
          <w:lang w:val="en-GB"/>
        </w:rPr>
        <w:t xml:space="preserve"> than you?</w:t>
      </w:r>
    </w:p>
    <w:p>
      <w:pPr>
        <w:pStyle w:val="Antwort"/>
        <w:rPr>
          <w:lang w:val="en-GB"/>
        </w:rPr>
      </w:pPr>
      <w:r>
        <w:rPr>
          <w:lang w:val="en-GB"/>
        </w:rPr>
        <w:t>1 No, none at all</w:t>
      </w:r>
    </w:p>
    <w:p>
      <w:pPr>
        <w:pStyle w:val="Antwort"/>
        <w:rPr>
          <w:lang w:val="en-GB"/>
        </w:rPr>
      </w:pPr>
      <w:r>
        <w:rPr>
          <w:lang w:val="en-GB"/>
        </w:rPr>
        <w:t>2 Yes, one or two</w:t>
      </w:r>
    </w:p>
    <w:p>
      <w:pPr>
        <w:pStyle w:val="Antwort"/>
        <w:rPr>
          <w:lang w:val="en-GB"/>
        </w:rPr>
      </w:pPr>
      <w:r>
        <w:rPr>
          <w:lang w:val="en-GB"/>
        </w:rPr>
        <w:t>3 Yes, three or more</w:t>
      </w:r>
    </w:p>
    <w:p>
      <w:pPr>
        <w:pStyle w:val="Normal"/>
        <w:rPr>
          <w:lang w:val="en-GB"/>
        </w:rPr>
      </w:pPr>
      <w:r>
        <w:rPr>
          <w:lang w:val="en-GB"/>
        </w:rPr>
      </w:r>
    </w:p>
    <w:p>
      <w:pPr>
        <w:pStyle w:val="Normal"/>
        <w:shd w:val="clear" w:color="auto" w:fill="548DD4"/>
        <w:spacing w:lineRule="auto" w:line="240" w:before="0" w:after="0"/>
        <w:ind w:hanging="709" w:start="709"/>
        <w:contextualSpacing/>
        <w:jc w:val="both"/>
        <w:rPr>
          <w:rFonts w:ascii="Calibri" w:hAnsi="Calibri" w:eastAsia="Times New Roman" w:cs="Calibri"/>
          <w:color w:val="FFFFFF"/>
          <w:lang w:val="en-US"/>
        </w:rPr>
      </w:pPr>
      <w:r>
        <w:rPr>
          <w:rFonts w:eastAsia="Times New Roman" w:cs="Calibri" w:ascii="Calibri" w:hAnsi="Calibri"/>
          <w:color w:val="FFFFFF"/>
          <w:lang w:val="en-US"/>
        </w:rPr>
        <w:t>Base: All respondents</w:t>
      </w:r>
    </w:p>
    <w:p>
      <w:pPr>
        <w:pStyle w:val="Heading2"/>
        <w:rPr>
          <w:lang w:val="en-GB"/>
        </w:rPr>
      </w:pPr>
      <w:r>
        <w:rPr>
          <w:lang w:val="en-GB"/>
        </w:rPr>
        <w:t xml:space="preserve">frndethn: Friends network: ethnicity </w:t>
      </w:r>
      <w:r>
        <w:rPr>
          <w:color w:val="FF0000"/>
          <w:lang w:val="en-GB"/>
        </w:rPr>
        <w:t>[Single Answer]</w:t>
      </w:r>
    </w:p>
    <w:p>
      <w:pPr>
        <w:pStyle w:val="FItem"/>
        <w:rPr>
          <w:lang w:val="en-GB"/>
        </w:rPr>
      </w:pPr>
      <w:r>
        <w:rPr>
          <w:lang w:val="en-GB"/>
        </w:rPr>
        <w:t xml:space="preserve">Do you have any close friends outside of your family who themselves or whose parents were born in a different country than you? </w:t>
      </w:r>
    </w:p>
    <w:p>
      <w:pPr>
        <w:pStyle w:val="Hinweis"/>
        <w:rPr>
          <w:lang w:val="en-US"/>
        </w:rPr>
      </w:pPr>
      <w:r>
        <w:rPr>
          <w:lang w:val="en-US"/>
        </w:rPr>
        <w:t>If country names or borders have changed since birth, use today’s names or borders when comparing birthplaces.</w:t>
      </w:r>
    </w:p>
    <w:p>
      <w:pPr>
        <w:pStyle w:val="Antwort"/>
        <w:rPr>
          <w:lang w:val="en-GB"/>
        </w:rPr>
      </w:pPr>
      <w:r>
        <w:rPr>
          <w:lang w:val="en-GB"/>
        </w:rPr>
        <w:t>1 No, none at all</w:t>
      </w:r>
    </w:p>
    <w:p>
      <w:pPr>
        <w:pStyle w:val="Antwort"/>
        <w:rPr>
          <w:lang w:val="en-GB"/>
        </w:rPr>
      </w:pPr>
      <w:r>
        <w:rPr>
          <w:lang w:val="en-GB"/>
        </w:rPr>
        <w:t>2 Yes, one or two</w:t>
      </w:r>
    </w:p>
    <w:p>
      <w:pPr>
        <w:pStyle w:val="Antwort"/>
        <w:rPr>
          <w:lang w:val="en-GB"/>
        </w:rPr>
      </w:pPr>
      <w:r>
        <w:rPr>
          <w:lang w:val="en-GB"/>
        </w:rPr>
        <w:t>3 Yes, three or more</w:t>
      </w:r>
    </w:p>
    <w:p>
      <w:pPr>
        <w:pStyle w:val="Normal"/>
        <w:rPr>
          <w:lang w:val="en-GB"/>
        </w:rPr>
      </w:pPr>
      <w:r>
        <w:rPr>
          <w:lang w:val="en-GB"/>
        </w:rPr>
      </w:r>
    </w:p>
    <w:p>
      <w:pPr>
        <w:pStyle w:val="Normal"/>
        <w:shd w:val="clear" w:color="auto" w:fill="548DD4"/>
        <w:spacing w:lineRule="auto" w:line="240" w:before="0" w:after="0"/>
        <w:ind w:hanging="709" w:start="709"/>
        <w:contextualSpacing/>
        <w:jc w:val="both"/>
        <w:rPr>
          <w:rFonts w:ascii="Calibri" w:hAnsi="Calibri" w:eastAsia="Times New Roman" w:cs="Calibri"/>
          <w:color w:val="FFFFFF"/>
          <w:lang w:val="en-US"/>
        </w:rPr>
      </w:pPr>
      <w:bookmarkStart w:id="54" w:name="_Toc592310283"/>
      <w:bookmarkStart w:id="55" w:name="_Toc162824705"/>
      <w:r>
        <w:rPr>
          <w:rFonts w:eastAsia="Times New Roman" w:cs="Calibri" w:ascii="Calibri" w:hAnsi="Calibri"/>
          <w:color w:val="FFFFFF"/>
          <w:lang w:val="en-US"/>
        </w:rPr>
        <w:t>Base: All respondents</w:t>
      </w:r>
    </w:p>
    <w:p>
      <w:pPr>
        <w:pStyle w:val="Heading2"/>
        <w:rPr>
          <w:color w:val="FF0000"/>
          <w:lang w:val="en-GB"/>
        </w:rPr>
      </w:pPr>
      <w:bookmarkStart w:id="56" w:name="_Toc592310283"/>
      <w:bookmarkStart w:id="57" w:name="_Toc162824705"/>
      <w:r>
        <w:rPr>
          <w:lang w:val="en-GB"/>
        </w:rPr>
        <w:t>frndpol: Friends network: other politics</w:t>
      </w:r>
      <w:bookmarkEnd w:id="56"/>
      <w:bookmarkEnd w:id="57"/>
      <w:r>
        <w:rPr>
          <w:lang w:val="en-GB"/>
        </w:rPr>
        <w:t xml:space="preserve"> </w:t>
      </w:r>
      <w:r>
        <w:rPr>
          <w:color w:val="FF0000"/>
          <w:lang w:val="en-GB"/>
        </w:rPr>
        <w:t>[Single Answer]</w:t>
      </w:r>
    </w:p>
    <w:p>
      <w:pPr>
        <w:pStyle w:val="FItem"/>
        <w:rPr>
          <w:lang w:val="en-GB"/>
        </w:rPr>
      </w:pPr>
      <w:r>
        <w:rPr>
          <w:lang w:val="en-GB"/>
        </w:rPr>
        <w:t xml:space="preserve">Do you have any close friends outside of your family who hold </w:t>
      </w:r>
      <w:r>
        <w:rPr>
          <w:u w:val="single"/>
          <w:lang w:val="en-GB"/>
        </w:rPr>
        <w:t>political views that are very different from your own</w:t>
      </w:r>
      <w:r>
        <w:rPr>
          <w:lang w:val="en-GB"/>
        </w:rPr>
        <w:t>?</w:t>
      </w:r>
    </w:p>
    <w:p>
      <w:pPr>
        <w:pStyle w:val="Hinweis"/>
        <w:rPr>
          <w:lang w:val="en-GB"/>
        </w:rPr>
      </w:pPr>
      <w:r>
        <w:rPr>
          <w:lang w:val="en-GB"/>
        </w:rPr>
        <w:t>By very different political views, we mean, for example, a preference for a party you yourself would never vote for, or a fundamentally different view of the political system in [country].</w:t>
      </w:r>
    </w:p>
    <w:p>
      <w:pPr>
        <w:pStyle w:val="Antwort"/>
        <w:rPr>
          <w:lang w:val="en-GB"/>
        </w:rPr>
      </w:pPr>
      <w:r>
        <w:rPr>
          <w:lang w:val="en-GB"/>
        </w:rPr>
        <w:t>1 No, none at all</w:t>
      </w:r>
    </w:p>
    <w:p>
      <w:pPr>
        <w:pStyle w:val="Antwort"/>
        <w:rPr>
          <w:lang w:val="en-GB"/>
        </w:rPr>
      </w:pPr>
      <w:r>
        <w:rPr>
          <w:lang w:val="en-GB"/>
        </w:rPr>
        <w:t>2 Yes, one or two</w:t>
      </w:r>
    </w:p>
    <w:p>
      <w:pPr>
        <w:pStyle w:val="Antwort"/>
        <w:rPr>
          <w:lang w:val="en-GB"/>
        </w:rPr>
      </w:pPr>
      <w:r>
        <w:rPr>
          <w:lang w:val="en-GB"/>
        </w:rPr>
        <w:t>3 Yes, three or more</w:t>
      </w:r>
    </w:p>
    <w:p>
      <w:pPr>
        <w:pStyle w:val="Normal"/>
        <w:rPr>
          <w:lang w:val="en-GB"/>
        </w:rPr>
      </w:pPr>
      <w:r>
        <w:rPr>
          <w:lang w:val="en-GB"/>
        </w:rPr>
      </w:r>
    </w:p>
    <w:p>
      <w:pPr>
        <w:pStyle w:val="Normal"/>
        <w:shd w:val="clear" w:color="auto" w:fill="548DD4"/>
        <w:spacing w:lineRule="auto" w:line="240" w:before="0" w:after="0"/>
        <w:ind w:hanging="709" w:start="709"/>
        <w:contextualSpacing/>
        <w:jc w:val="both"/>
        <w:rPr>
          <w:rFonts w:ascii="Calibri" w:hAnsi="Calibri" w:eastAsia="Times New Roman" w:cs="Calibri"/>
          <w:color w:val="FFFFFF"/>
          <w:lang w:val="en-US"/>
        </w:rPr>
      </w:pPr>
      <w:bookmarkStart w:id="58" w:name="_Toc842753338"/>
      <w:bookmarkStart w:id="59" w:name="_Toc1644600779"/>
      <w:r>
        <w:rPr>
          <w:rFonts w:eastAsia="Times New Roman" w:cs="Calibri" w:ascii="Calibri" w:hAnsi="Calibri"/>
          <w:color w:val="FFFFFF"/>
          <w:lang w:val="en-US"/>
        </w:rPr>
        <w:t>Base: All respondents</w:t>
      </w:r>
    </w:p>
    <w:p>
      <w:pPr>
        <w:pStyle w:val="Heading2"/>
        <w:rPr>
          <w:lang w:val="en-GB"/>
        </w:rPr>
      </w:pPr>
      <w:bookmarkStart w:id="60" w:name="_Toc842753338"/>
      <w:bookmarkStart w:id="61" w:name="_Toc1644600779"/>
      <w:r>
        <w:rPr>
          <w:lang w:val="en-GB"/>
        </w:rPr>
        <w:t>slfstatus: Self-placement: status ladder</w:t>
      </w:r>
      <w:bookmarkEnd w:id="60"/>
      <w:bookmarkEnd w:id="61"/>
      <w:r>
        <w:rPr>
          <w:lang w:val="en-GB"/>
        </w:rPr>
        <w:t xml:space="preserve"> </w:t>
      </w:r>
      <w:r>
        <w:rPr>
          <w:color w:val="FF0000"/>
          <w:lang w:val="en-GB"/>
        </w:rPr>
        <w:t>[Single Answer]</w:t>
      </w:r>
    </w:p>
    <w:p>
      <w:pPr>
        <w:pStyle w:val="FItem"/>
        <w:rPr>
          <w:lang w:val="en-GB"/>
        </w:rPr>
      </w:pPr>
      <w:r>
        <w:rPr>
          <w:lang w:val="en-GB"/>
        </w:rPr>
        <w:t>There are groups which tend to be towards the top of society and groups which tend to be towards the bottom of society. Below is a scale that runs from the top to the bottom.</w:t>
      </w:r>
    </w:p>
    <w:p>
      <w:pPr>
        <w:pStyle w:val="FItem"/>
        <w:rPr>
          <w:color w:themeColor="text1" w:val="000000"/>
          <w:lang w:val="en-US"/>
        </w:rPr>
      </w:pPr>
      <w:r>
        <w:rPr>
          <w:color w:val="FF0000"/>
          <w:highlight w:val="yellow"/>
          <w:lang w:val="en-US"/>
        </w:rPr>
        <w:t xml:space="preserve">IF FIELD_METHOD=CATI: CATI INSTRUCTION: </w:t>
      </w:r>
      <w:r>
        <w:rPr>
          <w:b w:val="false"/>
          <w:bCs w:val="false"/>
          <w:color w:themeColor="text1" w:val="000000"/>
          <w:highlight w:val="yellow"/>
          <w:lang w:val="en-US"/>
        </w:rPr>
        <w:t>READ OUT: “On that scale 1 corresponds to the bottom of society and 10 corresponds to the top of society.”</w:t>
      </w:r>
    </w:p>
    <w:p>
      <w:pPr>
        <w:pStyle w:val="FItem"/>
        <w:rPr>
          <w:color w:themeColor="text1" w:val="000000"/>
          <w:lang w:val="en-US"/>
        </w:rPr>
      </w:pPr>
      <w:r>
        <w:rPr>
          <w:color w:themeColor="text1" w:val="000000"/>
          <w:lang w:val="en-US"/>
        </w:rPr>
      </w:r>
    </w:p>
    <w:p>
      <w:pPr>
        <w:pStyle w:val="FItem"/>
        <w:rPr>
          <w:color w:themeColor="text1" w:val="000000"/>
          <w:lang w:val="en-GB"/>
        </w:rPr>
      </w:pPr>
      <w:r>
        <w:rPr>
          <w:lang w:val="en-GB"/>
        </w:rPr>
        <w:t>Where would you put yourself on this scale?</w:t>
      </w:r>
    </w:p>
    <w:p>
      <w:pPr>
        <w:pStyle w:val="Hinweis"/>
        <w:rPr>
          <w:b/>
          <w:color w:themeColor="text1" w:val="000000"/>
          <w:lang w:val="en-GB"/>
        </w:rPr>
      </w:pPr>
      <w:r>
        <w:rPr>
          <w:lang w:val="en-GB"/>
        </w:rPr>
        <w:t>Please tick one box only.</w:t>
      </w:r>
    </w:p>
    <w:p>
      <w:pPr>
        <w:pStyle w:val="Antwort"/>
        <w:rPr>
          <w:b/>
          <w:bCs/>
          <w:color w:themeColor="text1" w:val="000000"/>
          <w:lang w:val="en-GB"/>
        </w:rPr>
      </w:pPr>
      <w:r>
        <w:rPr>
          <w:lang w:val="en-GB"/>
        </w:rPr>
        <w:t>10 Top</w:t>
      </w:r>
    </w:p>
    <w:p>
      <w:pPr>
        <w:pStyle w:val="Antwort"/>
        <w:rPr>
          <w:b/>
          <w:color w:themeColor="text1" w:val="000000"/>
          <w:lang w:val="en-GB"/>
        </w:rPr>
      </w:pPr>
      <w:r>
        <w:rPr>
          <w:lang w:val="en-GB"/>
        </w:rPr>
        <w:t>9</w:t>
      </w:r>
    </w:p>
    <w:p>
      <w:pPr>
        <w:pStyle w:val="Antwort"/>
        <w:rPr>
          <w:b/>
          <w:color w:themeColor="text1" w:val="000000"/>
          <w:lang w:val="en-GB"/>
        </w:rPr>
      </w:pPr>
      <w:r>
        <w:rPr>
          <w:lang w:val="en-GB"/>
        </w:rPr>
        <w:t>8</w:t>
      </w:r>
    </w:p>
    <w:p>
      <w:pPr>
        <w:pStyle w:val="Antwort"/>
        <w:rPr>
          <w:b/>
          <w:color w:themeColor="text1" w:val="000000"/>
          <w:lang w:val="en-GB"/>
        </w:rPr>
      </w:pPr>
      <w:r>
        <w:rPr>
          <w:lang w:val="en-GB"/>
        </w:rPr>
        <w:t>7</w:t>
      </w:r>
    </w:p>
    <w:p>
      <w:pPr>
        <w:pStyle w:val="Antwort"/>
        <w:rPr>
          <w:b/>
          <w:color w:themeColor="text1" w:val="000000"/>
          <w:lang w:val="en-GB"/>
        </w:rPr>
      </w:pPr>
      <w:r>
        <w:rPr>
          <w:lang w:val="en-GB"/>
        </w:rPr>
        <w:t>6</w:t>
      </w:r>
    </w:p>
    <w:p>
      <w:pPr>
        <w:pStyle w:val="Antwort"/>
        <w:rPr>
          <w:b/>
          <w:color w:themeColor="text1" w:val="000000"/>
          <w:lang w:val="en-GB"/>
        </w:rPr>
      </w:pPr>
      <w:r>
        <w:rPr>
          <w:lang w:val="en-GB"/>
        </w:rPr>
        <w:t>5</w:t>
      </w:r>
    </w:p>
    <w:p>
      <w:pPr>
        <w:pStyle w:val="Antwort"/>
        <w:rPr>
          <w:b/>
          <w:color w:themeColor="text1" w:val="000000"/>
          <w:lang w:val="en-GB"/>
        </w:rPr>
      </w:pPr>
      <w:r>
        <w:rPr>
          <w:lang w:val="en-GB"/>
        </w:rPr>
        <w:t>4</w:t>
      </w:r>
    </w:p>
    <w:p>
      <w:pPr>
        <w:pStyle w:val="Antwort"/>
        <w:rPr>
          <w:b/>
          <w:color w:themeColor="text1" w:val="000000"/>
          <w:lang w:val="en-GB"/>
        </w:rPr>
      </w:pPr>
      <w:r>
        <w:rPr>
          <w:lang w:val="en-GB"/>
        </w:rPr>
        <w:t>3</w:t>
      </w:r>
    </w:p>
    <w:p>
      <w:pPr>
        <w:pStyle w:val="Antwort"/>
        <w:rPr>
          <w:b/>
          <w:color w:themeColor="text1" w:val="000000"/>
          <w:lang w:val="en-GB"/>
        </w:rPr>
      </w:pPr>
      <w:r>
        <w:rPr>
          <w:lang w:val="en-GB"/>
        </w:rPr>
        <w:t>2</w:t>
      </w:r>
    </w:p>
    <w:p>
      <w:pPr>
        <w:pStyle w:val="Antwort"/>
        <w:rPr>
          <w:b/>
          <w:bCs/>
          <w:color w:themeColor="text1" w:val="000000"/>
          <w:lang w:val="en-GB"/>
        </w:rPr>
      </w:pPr>
      <w:r>
        <w:rPr>
          <w:lang w:val="en-GB"/>
        </w:rPr>
        <w:t>1 Bottom</w:t>
      </w:r>
    </w:p>
    <w:p>
      <w:pPr>
        <w:pStyle w:val="FlowProgramming"/>
        <w:rPr>
          <w:rFonts w:ascii="Book Antiqua" w:hAnsi="Book Antiqua" w:eastAsia="" w:cs="Calibri" w:cstheme="minorHAnsi" w:eastAsiaTheme="majorEastAsia"/>
          <w:b/>
          <w:bCs/>
          <w:color w:val="FF0000"/>
          <w:sz w:val="20"/>
          <w:szCs w:val="20"/>
          <w:u w:val="none"/>
        </w:rPr>
      </w:pPr>
      <w:r>
        <w:rPr>
          <w:rFonts w:eastAsia="" w:cs="Calibri" w:ascii="Book Antiqua" w:hAnsi="Book Antiqua" w:cstheme="minorHAnsi" w:eastAsiaTheme="majorEastAsia"/>
          <w:b/>
          <w:bCs/>
          <w:color w:val="FF0000"/>
          <w:sz w:val="20"/>
          <w:szCs w:val="20"/>
          <w:u w:val="none"/>
        </w:rPr>
        <w:t>[PROG: next to the scale, there should be a graphical depiction of a ladder (see version from ISSP below)]</w:t>
      </w:r>
    </w:p>
    <w:p>
      <w:pPr>
        <w:pStyle w:val="Normal"/>
        <w:spacing w:before="0" w:after="0"/>
        <w:jc w:val="both"/>
        <w:rPr>
          <w:b/>
          <w:color w:themeColor="text1" w:val="000000"/>
          <w:sz w:val="20"/>
          <w:lang w:val="en-GB"/>
        </w:rPr>
      </w:pPr>
      <w:r>
        <w:rPr/>
        <w:drawing>
          <wp:inline distT="0" distB="0" distL="0" distR="0">
            <wp:extent cx="5347335" cy="2810510"/>
            <wp:effectExtent l="0" t="0" r="0" b="0"/>
            <wp:docPr id="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pic:cNvPicPr>
                      <a:picLocks noChangeAspect="1" noChangeArrowheads="1"/>
                    </pic:cNvPicPr>
                  </pic:nvPicPr>
                  <pic:blipFill>
                    <a:blip r:embed="rId2"/>
                    <a:stretch>
                      <a:fillRect/>
                    </a:stretch>
                  </pic:blipFill>
                  <pic:spPr bwMode="auto">
                    <a:xfrm>
                      <a:off x="0" y="0"/>
                      <a:ext cx="5347335" cy="2810510"/>
                    </a:xfrm>
                    <a:prstGeom prst="rect">
                      <a:avLst/>
                    </a:prstGeom>
                    <a:noFill/>
                  </pic:spPr>
                </pic:pic>
              </a:graphicData>
            </a:graphic>
          </wp:inline>
        </w:drawing>
      </w:r>
    </w:p>
    <w:p>
      <w:pPr>
        <w:pStyle w:val="Antwort"/>
        <w:ind w:start="0"/>
        <w:rPr>
          <w:lang w:val="en-GB"/>
        </w:rPr>
      </w:pPr>
      <w:r>
        <w:rPr>
          <w:lang w:val="en-GB"/>
        </w:rPr>
      </w:r>
      <w:r>
        <w:br w:type="page"/>
      </w:r>
    </w:p>
    <w:p>
      <w:pPr>
        <w:pStyle w:val="Heading1"/>
        <w:numPr>
          <w:ilvl w:val="0"/>
          <w:numId w:val="4"/>
        </w:numPr>
        <w:spacing w:before="0" w:after="0"/>
        <w:contextualSpacing/>
        <w:rPr>
          <w:lang w:val="en-GB"/>
        </w:rPr>
      </w:pPr>
      <w:r>
        <w:rPr>
          <w:lang w:val="en-GB"/>
        </w:rPr>
        <w:t>Personal Relations with the State</w:t>
      </w:r>
    </w:p>
    <w:p>
      <w:pPr>
        <w:pStyle w:val="Hinweis"/>
        <w:rPr>
          <w:lang w:val="en-GB"/>
        </w:rPr>
      </w:pPr>
      <w:r>
        <w:rPr>
          <w:lang w:val="en-GB"/>
        </w:rPr>
      </w:r>
    </w:p>
    <w:p>
      <w:pPr>
        <w:pStyle w:val="Normal"/>
        <w:shd w:val="clear" w:color="auto" w:fill="548DD4"/>
        <w:spacing w:lineRule="auto" w:line="240" w:before="0" w:after="0"/>
        <w:ind w:hanging="709" w:start="709"/>
        <w:contextualSpacing/>
        <w:jc w:val="both"/>
        <w:rPr>
          <w:rFonts w:ascii="Calibri" w:hAnsi="Calibri" w:eastAsia="Times New Roman" w:cs="Calibri"/>
          <w:color w:val="FFFFFF"/>
          <w:lang w:val="en-US"/>
        </w:rPr>
      </w:pPr>
      <w:r>
        <w:rPr>
          <w:rFonts w:eastAsia="Times New Roman" w:cs="Calibri" w:ascii="Calibri" w:hAnsi="Calibri"/>
          <w:color w:val="FFFFFF"/>
          <w:lang w:val="en-US"/>
        </w:rPr>
        <w:t>Base: All respondents</w:t>
      </w:r>
    </w:p>
    <w:p>
      <w:pPr>
        <w:pStyle w:val="Normal"/>
        <w:spacing w:lineRule="auto" w:line="240" w:before="120" w:after="0"/>
        <w:rPr>
          <w:rFonts w:ascii="Calibri" w:hAnsi="Calibri" w:eastAsia="Times New Roman" w:cs="Calibri"/>
          <w:b/>
          <w:bCs/>
          <w:color w:val="0070C0"/>
          <w:lang w:val="en-US"/>
        </w:rPr>
      </w:pPr>
      <w:r>
        <w:rPr>
          <w:rFonts w:eastAsia="Times New Roman" w:cs="Calibri" w:ascii="Calibri" w:hAnsi="Calibri"/>
          <w:b/>
          <w:bCs/>
          <w:color w:val="0070C0"/>
          <w:lang w:val="en-US"/>
        </w:rPr>
        <w:t>INTROTEXT_7</w:t>
      </w:r>
    </w:p>
    <w:p>
      <w:pPr>
        <w:pStyle w:val="Hinweis"/>
        <w:rPr>
          <w:lang w:val="en-GB"/>
        </w:rPr>
      </w:pPr>
      <w:r>
        <w:rPr>
          <w:lang w:val="en-GB"/>
        </w:rPr>
        <w:t>Now we would like to ask some questions about your attitudes towards the state.</w:t>
      </w:r>
    </w:p>
    <w:p>
      <w:pPr>
        <w:pStyle w:val="Antwort"/>
        <w:ind w:start="0"/>
        <w:rPr>
          <w:lang w:val="en-GB"/>
        </w:rPr>
      </w:pPr>
      <w:r>
        <w:rPr>
          <w:lang w:val="en-GB"/>
        </w:rPr>
      </w:r>
    </w:p>
    <w:p>
      <w:pPr>
        <w:pStyle w:val="Normal"/>
        <w:shd w:val="clear" w:color="auto" w:fill="548DD4"/>
        <w:spacing w:lineRule="auto" w:line="240" w:before="0" w:after="0"/>
        <w:ind w:hanging="709" w:start="709"/>
        <w:contextualSpacing/>
        <w:jc w:val="both"/>
        <w:rPr>
          <w:rFonts w:ascii="Calibri" w:hAnsi="Calibri" w:eastAsia="Times New Roman" w:cs="Calibri"/>
          <w:color w:val="FFFFFF"/>
          <w:lang w:val="en-US"/>
        </w:rPr>
      </w:pPr>
      <w:bookmarkStart w:id="62" w:name="_Toc1266138286"/>
      <w:bookmarkStart w:id="63" w:name="_Toc955607928"/>
      <w:r>
        <w:rPr>
          <w:rFonts w:eastAsia="Times New Roman" w:cs="Calibri" w:ascii="Calibri" w:hAnsi="Calibri"/>
          <w:color w:val="FFFFFF"/>
          <w:lang w:val="en-US"/>
        </w:rPr>
        <w:t>Base: All respondents</w:t>
      </w:r>
    </w:p>
    <w:p>
      <w:pPr>
        <w:pStyle w:val="Heading2"/>
        <w:rPr>
          <w:lang w:val="en-GB"/>
        </w:rPr>
      </w:pPr>
      <w:bookmarkStart w:id="64" w:name="_Toc1266138286"/>
      <w:bookmarkStart w:id="65" w:name="_Toc955607928"/>
      <w:r>
        <w:rPr>
          <w:lang w:val="en-GB"/>
        </w:rPr>
        <w:t>plsol1: Willingness to pay for public redistribution</w:t>
      </w:r>
      <w:bookmarkEnd w:id="64"/>
      <w:bookmarkEnd w:id="65"/>
      <w:r>
        <w:rPr>
          <w:color w:val="FF0000"/>
          <w:lang w:val="en-GB"/>
        </w:rPr>
        <w:t>[Collapsible grid]</w:t>
      </w:r>
    </w:p>
    <w:p>
      <w:pPr>
        <w:pStyle w:val="Hinweis"/>
        <w:ind w:start="0"/>
        <w:rPr>
          <w:lang w:val="en-GB"/>
        </w:rPr>
      </w:pPr>
      <w:r>
        <w:rPr>
          <w:lang w:val="en-GB"/>
        </w:rPr>
        <w:t xml:space="preserve">The state finances public services and benefits in favour of people who live in it. These are paid for by people like you. </w:t>
      </w:r>
    </w:p>
    <w:p>
      <w:pPr>
        <w:pStyle w:val="Hinweis"/>
        <w:ind w:start="0"/>
        <w:rPr>
          <w:lang w:val="en-GB"/>
        </w:rPr>
      </w:pPr>
      <w:r>
        <w:rPr>
          <w:lang w:val="en-GB"/>
        </w:rPr>
        <w:t>How much do you agree or disagree with the following statements?</w:t>
      </w:r>
    </w:p>
    <w:p>
      <w:pPr>
        <w:pStyle w:val="FItem"/>
        <w:rPr>
          <w:lang w:val="en-GB"/>
        </w:rPr>
      </w:pPr>
      <w:r>
        <w:rPr>
          <w:lang w:val="en-GB"/>
        </w:rPr>
        <w:t xml:space="preserve">Even if I don't benefit from them myself, I am willing to pay for public services and benefits for people </w:t>
      </w:r>
      <w:del w:id="0" w:author="Jakob Kemper" w:date="2026-02-04T11:17:00Z">
        <w:r>
          <w:rPr>
            <w:lang w:val="en-GB"/>
          </w:rPr>
          <w:delText>from</w:delText>
        </w:r>
      </w:del>
      <w:ins w:id="1" w:author="Jakob Kemper" w:date="2026-02-04T11:17:00Z">
        <w:r>
          <w:rPr>
            <w:lang w:val="en-GB"/>
          </w:rPr>
          <w:t xml:space="preserve">in </w:t>
        </w:r>
      </w:ins>
      <w:r>
        <w:rPr>
          <w:lang w:val="en-GB"/>
        </w:rPr>
        <w:t>…</w:t>
      </w:r>
    </w:p>
    <w:p>
      <w:pPr>
        <w:pStyle w:val="Normal"/>
        <w:spacing w:before="0" w:after="0"/>
        <w:rPr>
          <w:color w:val="FF0000"/>
          <w:lang w:val="en-GB"/>
        </w:rPr>
      </w:pPr>
      <w:r>
        <w:rPr>
          <w:color w:val="FF0000"/>
          <w:lang w:val="en-GB"/>
        </w:rPr>
        <w:t>Rows:</w:t>
      </w:r>
    </w:p>
    <w:p>
      <w:pPr>
        <w:pStyle w:val="ListParagraph"/>
        <w:numPr>
          <w:ilvl w:val="0"/>
          <w:numId w:val="3"/>
        </w:numPr>
        <w:spacing w:before="0" w:after="0"/>
        <w:contextualSpacing/>
        <w:rPr>
          <w:color w:themeColor="text1" w:val="000000"/>
          <w:sz w:val="20"/>
          <w:lang w:val="en-GB"/>
        </w:rPr>
      </w:pPr>
      <w:r>
        <w:rPr>
          <w:color w:themeColor="text1" w:val="000000"/>
          <w:sz w:val="20"/>
          <w:lang w:val="en-GB"/>
        </w:rPr>
        <w:t>my village, town or city.</w:t>
      </w:r>
    </w:p>
    <w:p>
      <w:pPr>
        <w:pStyle w:val="ListParagraph"/>
        <w:numPr>
          <w:ilvl w:val="0"/>
          <w:numId w:val="3"/>
        </w:numPr>
        <w:spacing w:before="0" w:after="0"/>
        <w:contextualSpacing/>
        <w:rPr>
          <w:color w:themeColor="text1" w:val="000000"/>
          <w:sz w:val="20"/>
          <w:lang w:val="en-GB"/>
        </w:rPr>
      </w:pPr>
      <w:r>
        <w:rPr>
          <w:color w:themeColor="text1" w:val="000000"/>
          <w:sz w:val="20"/>
          <w:lang w:val="en-GB"/>
        </w:rPr>
        <w:t>{Country}.</w:t>
      </w:r>
    </w:p>
    <w:p>
      <w:pPr>
        <w:pStyle w:val="ListParagraph"/>
        <w:numPr>
          <w:ilvl w:val="0"/>
          <w:numId w:val="3"/>
        </w:numPr>
        <w:spacing w:before="0" w:after="0"/>
        <w:contextualSpacing/>
        <w:rPr>
          <w:color w:themeColor="text1" w:val="000000"/>
          <w:sz w:val="20"/>
          <w:lang w:val="en-GB"/>
        </w:rPr>
      </w:pPr>
      <w:r>
        <w:rPr>
          <w:color w:themeColor="text1" w:val="000000"/>
          <w:sz w:val="20"/>
          <w:lang w:val="en-GB"/>
        </w:rPr>
        <w:t>other EU countries who do not live in {Country}.</w:t>
      </w:r>
    </w:p>
    <w:p>
      <w:pPr>
        <w:pStyle w:val="Normal"/>
        <w:spacing w:before="0" w:after="0"/>
        <w:rPr>
          <w:color w:themeColor="text1" w:val="000000"/>
          <w:lang w:val="en-GB"/>
        </w:rPr>
      </w:pPr>
      <w:r>
        <w:rPr>
          <w:color w:themeColor="text1" w:val="000000"/>
          <w:lang w:val="en-GB"/>
        </w:rPr>
      </w:r>
    </w:p>
    <w:p>
      <w:pPr>
        <w:pStyle w:val="Normal"/>
        <w:spacing w:before="0" w:after="0"/>
        <w:rPr>
          <w:color w:val="FF0000"/>
          <w:lang w:val="en-GB"/>
        </w:rPr>
      </w:pPr>
      <w:r>
        <w:rPr>
          <w:color w:val="FF0000"/>
          <w:lang w:val="en-GB"/>
        </w:rPr>
        <w:t>Columns:</w:t>
      </w:r>
    </w:p>
    <w:p>
      <w:pPr>
        <w:pStyle w:val="Antwort"/>
        <w:rPr>
          <w:color w:themeColor="text1" w:val="000000"/>
          <w:lang w:val="en-GB"/>
        </w:rPr>
      </w:pPr>
      <w:r>
        <w:rPr>
          <w:lang w:val="en-GB"/>
        </w:rPr>
        <w:t>1 Disagree strongly</w:t>
      </w:r>
    </w:p>
    <w:p>
      <w:pPr>
        <w:pStyle w:val="Antwort"/>
        <w:rPr>
          <w:color w:themeColor="text1" w:val="000000"/>
          <w:lang w:val="en-GB"/>
        </w:rPr>
      </w:pPr>
      <w:r>
        <w:rPr>
          <w:lang w:val="en-GB"/>
        </w:rPr>
        <w:t>2 Disagree</w:t>
      </w:r>
    </w:p>
    <w:p>
      <w:pPr>
        <w:pStyle w:val="Antwort"/>
        <w:rPr>
          <w:color w:themeColor="text1" w:val="000000"/>
          <w:lang w:val="en-GB"/>
        </w:rPr>
      </w:pPr>
      <w:r>
        <w:rPr>
          <w:lang w:val="en-GB"/>
        </w:rPr>
        <w:t>3 Neither agree nor disagree</w:t>
      </w:r>
    </w:p>
    <w:p>
      <w:pPr>
        <w:pStyle w:val="Antwort"/>
        <w:rPr>
          <w:color w:themeColor="text1" w:val="000000"/>
          <w:lang w:val="en-GB"/>
        </w:rPr>
      </w:pPr>
      <w:r>
        <w:rPr>
          <w:lang w:val="en-GB"/>
        </w:rPr>
        <w:t>4 Agree</w:t>
      </w:r>
    </w:p>
    <w:p>
      <w:pPr>
        <w:pStyle w:val="Antwort"/>
        <w:rPr>
          <w:color w:themeColor="text1" w:val="000000"/>
          <w:lang w:val="en-GB"/>
        </w:rPr>
      </w:pPr>
      <w:r>
        <w:rPr>
          <w:lang w:val="en-GB"/>
        </w:rPr>
        <w:t>5 Agree strongly</w:t>
      </w:r>
    </w:p>
    <w:p>
      <w:pPr>
        <w:pStyle w:val="Normal"/>
        <w:rPr>
          <w:lang w:val="en-GB"/>
        </w:rPr>
      </w:pPr>
      <w:r>
        <w:rPr>
          <w:lang w:val="en-GB"/>
        </w:rPr>
      </w:r>
    </w:p>
    <w:p>
      <w:pPr>
        <w:pStyle w:val="Normal"/>
        <w:shd w:val="clear" w:color="auto" w:fill="548DD4"/>
        <w:spacing w:lineRule="auto" w:line="240" w:before="0" w:after="0"/>
        <w:ind w:hanging="709" w:start="709"/>
        <w:contextualSpacing/>
        <w:jc w:val="both"/>
        <w:rPr>
          <w:rFonts w:ascii="Calibri" w:hAnsi="Calibri" w:eastAsia="Times New Roman" w:cs="Calibri"/>
          <w:color w:val="FFFFFF"/>
          <w:lang w:val="en-US"/>
        </w:rPr>
      </w:pPr>
      <w:r>
        <w:rPr>
          <w:rFonts w:eastAsia="Times New Roman" w:cs="Calibri" w:ascii="Calibri" w:hAnsi="Calibri"/>
          <w:color w:val="FFFFFF"/>
          <w:lang w:val="en-US"/>
        </w:rPr>
        <w:t>Base: All respondents</w:t>
      </w:r>
    </w:p>
    <w:p>
      <w:pPr>
        <w:pStyle w:val="Heading2"/>
        <w:rPr>
          <w:lang w:val="en-GB"/>
        </w:rPr>
      </w:pPr>
      <w:r>
        <w:rPr>
          <w:lang w:val="en-GB"/>
        </w:rPr>
        <w:t xml:space="preserve">plsol2: Willingness to pay for target groups </w:t>
      </w:r>
      <w:r>
        <w:rPr>
          <w:color w:val="FF0000"/>
          <w:lang w:val="en-GB"/>
        </w:rPr>
        <w:t>[Collapsible grid, randomize order of a/b/c, keep d/e at the end always in that order]</w:t>
      </w:r>
    </w:p>
    <w:p>
      <w:pPr>
        <w:pStyle w:val="Hinweis"/>
        <w:ind w:start="0"/>
        <w:rPr>
          <w:lang w:val="en-GB"/>
        </w:rPr>
      </w:pPr>
      <w:r>
        <w:rPr>
          <w:lang w:val="en-GB"/>
        </w:rPr>
        <w:t xml:space="preserve">There are different groups for whom the state provides public services and benefits. </w:t>
      </w:r>
    </w:p>
    <w:p>
      <w:pPr>
        <w:pStyle w:val="Hinweis"/>
        <w:ind w:start="0"/>
        <w:rPr>
          <w:lang w:val="en-GB"/>
        </w:rPr>
      </w:pPr>
      <w:r>
        <w:rPr>
          <w:lang w:val="en-GB"/>
        </w:rPr>
        <w:t>How much do you agree or disagree with the following statements?</w:t>
      </w:r>
    </w:p>
    <w:p>
      <w:pPr>
        <w:pStyle w:val="FItem"/>
        <w:rPr>
          <w:lang w:val="en-GB"/>
        </w:rPr>
      </w:pPr>
      <w:r>
        <w:rPr>
          <w:lang w:val="en-GB"/>
        </w:rPr>
        <w:t>Even if I don't benefit from them myself, I am willing to pay for public services and benefits for …</w:t>
      </w:r>
    </w:p>
    <w:p>
      <w:pPr>
        <w:pStyle w:val="Normal"/>
        <w:spacing w:before="0" w:after="0"/>
        <w:rPr>
          <w:color w:val="FF0000"/>
          <w:lang w:val="en-GB"/>
        </w:rPr>
      </w:pPr>
      <w:r>
        <w:rPr>
          <w:color w:val="FF0000"/>
          <w:lang w:val="en-GB"/>
        </w:rPr>
        <w:t>Rows:</w:t>
      </w:r>
    </w:p>
    <w:p>
      <w:pPr>
        <w:pStyle w:val="ListParagraph"/>
        <w:numPr>
          <w:ilvl w:val="0"/>
          <w:numId w:val="5"/>
        </w:numPr>
        <w:spacing w:before="0" w:after="0"/>
        <w:contextualSpacing/>
        <w:rPr>
          <w:color w:themeColor="text1" w:val="000000"/>
          <w:sz w:val="20"/>
          <w:lang w:val="en-GB"/>
        </w:rPr>
      </w:pPr>
      <w:r>
        <w:rPr>
          <w:color w:themeColor="text1" w:val="000000"/>
          <w:sz w:val="20"/>
          <w:lang w:val="en-GB"/>
        </w:rPr>
        <w:t>children.</w:t>
      </w:r>
    </w:p>
    <w:p>
      <w:pPr>
        <w:pStyle w:val="ListParagraph"/>
        <w:numPr>
          <w:ilvl w:val="0"/>
          <w:numId w:val="5"/>
        </w:numPr>
        <w:spacing w:before="0" w:after="0"/>
        <w:contextualSpacing/>
        <w:rPr>
          <w:color w:themeColor="text1" w:val="000000"/>
          <w:sz w:val="20"/>
          <w:lang w:val="en-GB"/>
        </w:rPr>
      </w:pPr>
      <w:r>
        <w:rPr>
          <w:color w:themeColor="text1" w:val="000000"/>
          <w:sz w:val="20"/>
          <w:lang w:val="en-GB"/>
        </w:rPr>
        <w:t>older people.</w:t>
      </w:r>
    </w:p>
    <w:p>
      <w:pPr>
        <w:pStyle w:val="ListParagraph"/>
        <w:numPr>
          <w:ilvl w:val="0"/>
          <w:numId w:val="5"/>
        </w:numPr>
        <w:spacing w:before="0" w:after="0"/>
        <w:contextualSpacing/>
        <w:rPr>
          <w:color w:themeColor="text1" w:val="000000"/>
          <w:sz w:val="20"/>
          <w:lang w:val="en-GB"/>
        </w:rPr>
      </w:pPr>
      <w:r>
        <w:rPr>
          <w:color w:themeColor="text1" w:val="000000"/>
          <w:sz w:val="20"/>
          <w:lang w:val="en-GB"/>
        </w:rPr>
        <w:t>the poor.</w:t>
      </w:r>
    </w:p>
    <w:p>
      <w:pPr>
        <w:pStyle w:val="ListParagraph"/>
        <w:numPr>
          <w:ilvl w:val="0"/>
          <w:numId w:val="5"/>
        </w:numPr>
        <w:spacing w:before="0" w:after="0"/>
        <w:contextualSpacing/>
        <w:rPr>
          <w:color w:themeColor="text1" w:val="000000"/>
          <w:sz w:val="20"/>
          <w:szCs w:val="20"/>
          <w:lang w:val="en-GB"/>
        </w:rPr>
      </w:pPr>
      <w:r>
        <w:rPr>
          <w:rFonts w:eastAsia="Arial" w:cs="Arial"/>
          <w:color w:themeColor="text1" w:val="000000"/>
          <w:sz w:val="20"/>
          <w:szCs w:val="20"/>
          <w:lang w:val="en-GB"/>
        </w:rPr>
        <w:t>people from other EU countries who live in [country].</w:t>
      </w:r>
    </w:p>
    <w:p>
      <w:pPr>
        <w:pStyle w:val="ListParagraph"/>
        <w:numPr>
          <w:ilvl w:val="0"/>
          <w:numId w:val="5"/>
        </w:numPr>
        <w:spacing w:before="0" w:after="0"/>
        <w:contextualSpacing/>
        <w:rPr>
          <w:color w:themeColor="text1" w:val="000000"/>
          <w:sz w:val="20"/>
          <w:szCs w:val="20"/>
          <w:lang w:val="en-GB"/>
        </w:rPr>
      </w:pPr>
      <w:r>
        <w:rPr>
          <w:rFonts w:eastAsia="Arial" w:cs="Arial"/>
          <w:color w:themeColor="text1" w:val="000000"/>
          <w:sz w:val="20"/>
          <w:szCs w:val="20"/>
          <w:lang w:val="en-GB"/>
        </w:rPr>
        <w:t>people from countries outside the EU who live in [country].</w:t>
      </w:r>
    </w:p>
    <w:p>
      <w:pPr>
        <w:pStyle w:val="Normal"/>
        <w:spacing w:before="0" w:after="0"/>
        <w:rPr>
          <w:color w:themeColor="text1" w:val="000000"/>
          <w:sz w:val="20"/>
          <w:lang w:val="en-GB"/>
        </w:rPr>
      </w:pPr>
      <w:r>
        <w:rPr>
          <w:color w:themeColor="text1" w:val="000000"/>
          <w:sz w:val="20"/>
          <w:lang w:val="en-GB"/>
        </w:rPr>
      </w:r>
    </w:p>
    <w:p>
      <w:pPr>
        <w:pStyle w:val="Normal"/>
        <w:spacing w:before="0" w:after="0"/>
        <w:rPr>
          <w:color w:val="FF0000"/>
          <w:lang w:val="en-GB"/>
        </w:rPr>
      </w:pPr>
      <w:r>
        <w:rPr>
          <w:color w:val="FF0000"/>
          <w:lang w:val="en-GB"/>
        </w:rPr>
        <w:t>Columns:</w:t>
      </w:r>
    </w:p>
    <w:p>
      <w:pPr>
        <w:pStyle w:val="Antwort"/>
        <w:rPr>
          <w:color w:themeColor="text1" w:val="000000"/>
          <w:lang w:val="en-GB"/>
        </w:rPr>
      </w:pPr>
      <w:r>
        <w:rPr>
          <w:lang w:val="en-GB"/>
        </w:rPr>
        <w:t>1 Disagree strongly</w:t>
      </w:r>
    </w:p>
    <w:p>
      <w:pPr>
        <w:pStyle w:val="Antwort"/>
        <w:rPr>
          <w:color w:themeColor="text1" w:val="000000"/>
          <w:lang w:val="en-GB"/>
        </w:rPr>
      </w:pPr>
      <w:r>
        <w:rPr>
          <w:lang w:val="en-GB"/>
        </w:rPr>
        <w:t>2 Disagree</w:t>
      </w:r>
    </w:p>
    <w:p>
      <w:pPr>
        <w:pStyle w:val="Antwort"/>
        <w:rPr>
          <w:color w:themeColor="text1" w:val="000000"/>
          <w:lang w:val="en-GB"/>
        </w:rPr>
      </w:pPr>
      <w:r>
        <w:rPr>
          <w:lang w:val="en-GB"/>
        </w:rPr>
        <w:t>3 Neither agree nor disagree</w:t>
      </w:r>
    </w:p>
    <w:p>
      <w:pPr>
        <w:pStyle w:val="Antwort"/>
        <w:rPr>
          <w:color w:themeColor="text1" w:val="000000"/>
          <w:lang w:val="en-GB"/>
        </w:rPr>
      </w:pPr>
      <w:r>
        <w:rPr>
          <w:lang w:val="en-GB"/>
        </w:rPr>
        <w:t>4 Agree</w:t>
      </w:r>
    </w:p>
    <w:p>
      <w:pPr>
        <w:pStyle w:val="Antwort"/>
        <w:rPr>
          <w:color w:themeColor="text1" w:val="000000"/>
          <w:lang w:val="en-GB"/>
        </w:rPr>
      </w:pPr>
      <w:r>
        <w:rPr>
          <w:lang w:val="en-GB"/>
        </w:rPr>
        <w:t>5 Agree strongly</w:t>
      </w:r>
    </w:p>
    <w:p>
      <w:pPr>
        <w:pStyle w:val="Normal"/>
        <w:rPr>
          <w:lang w:val="en-GB"/>
        </w:rPr>
      </w:pPr>
      <w:r>
        <w:rPr>
          <w:lang w:val="en-GB"/>
        </w:rPr>
      </w:r>
    </w:p>
    <w:p>
      <w:pPr>
        <w:pStyle w:val="Normal"/>
        <w:shd w:val="clear" w:color="auto" w:fill="548DD4"/>
        <w:spacing w:lineRule="auto" w:line="240" w:before="0" w:after="0"/>
        <w:ind w:hanging="709" w:start="709"/>
        <w:contextualSpacing/>
        <w:jc w:val="both"/>
        <w:rPr>
          <w:rFonts w:ascii="Calibri" w:hAnsi="Calibri" w:eastAsia="Times New Roman" w:cs="Calibri"/>
          <w:color w:val="FFFFFF"/>
          <w:lang w:val="en-US"/>
        </w:rPr>
      </w:pPr>
      <w:r>
        <w:rPr>
          <w:rFonts w:eastAsia="Times New Roman" w:cs="Calibri" w:ascii="Calibri" w:hAnsi="Calibri"/>
          <w:color w:val="FFFFFF"/>
          <w:lang w:val="en-US"/>
        </w:rPr>
        <w:t>Base: ONLY SHOW IF ANY ROW OF plsol2 == 4 OR ANY OF plsol2 == 5</w:t>
      </w:r>
    </w:p>
    <w:p>
      <w:pPr>
        <w:pStyle w:val="Heading2"/>
        <w:rPr>
          <w:lang w:val="en-GB"/>
        </w:rPr>
      </w:pPr>
      <w:r>
        <w:rPr>
          <w:lang w:val="en-GB"/>
        </w:rPr>
        <w:t xml:space="preserve">plsolfund: Preferred payment for public redistribution </w:t>
      </w:r>
      <w:r>
        <w:rPr>
          <w:color w:val="FF0000"/>
          <w:lang w:val="en-GB"/>
        </w:rPr>
        <w:t>[Single Answer]</w:t>
      </w:r>
    </w:p>
    <w:p>
      <w:pPr>
        <w:pStyle w:val="FlowProgramming"/>
        <w:rPr>
          <w:rFonts w:ascii="Book Antiqua" w:hAnsi="Book Antiqua" w:eastAsia="" w:cs="Calibri" w:cstheme="minorHAnsi" w:eastAsiaTheme="majorEastAsia"/>
          <w:b/>
          <w:bCs/>
          <w:color w:val="FF0000"/>
          <w:sz w:val="20"/>
          <w:szCs w:val="20"/>
          <w:u w:val="none"/>
        </w:rPr>
      </w:pPr>
      <w:r>
        <w:rPr>
          <w:rFonts w:eastAsia="" w:cs="Calibri" w:ascii="Book Antiqua" w:hAnsi="Book Antiqua" w:cstheme="minorHAnsi" w:eastAsiaTheme="majorEastAsia"/>
          <w:b/>
          <w:bCs/>
          <w:color w:val="FF0000"/>
          <w:sz w:val="20"/>
          <w:szCs w:val="20"/>
          <w:u w:val="none"/>
        </w:rPr>
        <w:t>[PROG: the following question only gets asked for people who state 4 or 5 in at least one of the sub-items a, b, c, d, e. Out of the groups with answers 4 or 5, one is randomly selected per respondent.]</w:t>
      </w:r>
    </w:p>
    <w:p>
      <w:pPr>
        <w:pStyle w:val="Hinweis"/>
        <w:ind w:start="0"/>
        <w:rPr>
          <w:lang w:val="en-GB"/>
        </w:rPr>
      </w:pPr>
      <w:r>
        <w:rPr>
          <w:lang w:val="en-GB"/>
        </w:rPr>
        <w:t xml:space="preserve">You gave the answer that you are willing to pay for public services and benefits for </w:t>
      </w:r>
      <w:r>
        <w:rPr>
          <w:color w:val="FF0000"/>
          <w:lang w:val="en-GB"/>
        </w:rPr>
        <w:t>[Rand_GROUP: Randomly selected from groups where respondent is willing to pay]</w:t>
      </w:r>
      <w:r>
        <w:rPr>
          <w:lang w:val="en-GB"/>
        </w:rPr>
        <w:t xml:space="preserve">. </w:t>
      </w:r>
    </w:p>
    <w:p>
      <w:pPr>
        <w:pStyle w:val="FItem"/>
        <w:rPr>
          <w:lang w:val="en-GB"/>
        </w:rPr>
      </w:pPr>
      <w:r>
        <w:rPr>
          <w:lang w:val="en-GB"/>
        </w:rPr>
        <w:t xml:space="preserve">Imagine that there is a </w:t>
      </w:r>
      <w:r>
        <w:rPr>
          <w:u w:val="single"/>
          <w:lang w:val="en-GB"/>
        </w:rPr>
        <w:t>legitimate</w:t>
      </w:r>
      <w:r>
        <w:rPr>
          <w:lang w:val="en-GB"/>
        </w:rPr>
        <w:t xml:space="preserve"> need for more funding of public services and benefits for [Rand_GROUP]: How would you want your personal contribution to be </w:t>
      </w:r>
      <w:r>
        <w:rPr>
          <w:u w:val="single"/>
          <w:lang w:val="en-GB"/>
        </w:rPr>
        <w:t>primarily financed</w:t>
      </w:r>
      <w:r>
        <w:rPr>
          <w:lang w:val="en-GB"/>
        </w:rPr>
        <w:t>?</w:t>
      </w:r>
    </w:p>
    <w:p>
      <w:pPr>
        <w:pStyle w:val="FItem"/>
        <w:rPr>
          <w:lang w:val="en-GB"/>
        </w:rPr>
      </w:pPr>
      <w:r>
        <w:rPr>
          <w:lang w:val="en-GB"/>
        </w:rPr>
        <w:t>Assume that the actual costs are the same to you for all options.</w:t>
      </w:r>
    </w:p>
    <w:p>
      <w:pPr>
        <w:pStyle w:val="Antwort"/>
        <w:rPr>
          <w:lang w:val="en-GB"/>
        </w:rPr>
      </w:pPr>
      <w:r>
        <w:rPr>
          <w:lang w:val="en-GB"/>
        </w:rPr>
        <w:t>1 An increase in taxes that I pay.</w:t>
      </w:r>
    </w:p>
    <w:p>
      <w:pPr>
        <w:pStyle w:val="Antwort"/>
        <w:rPr>
          <w:lang w:val="en-GB"/>
        </w:rPr>
      </w:pPr>
      <w:r>
        <w:rPr>
          <w:lang w:val="en-GB"/>
        </w:rPr>
        <w:t>2 A decrease in my personal welfare state benefits, such as my state pension entitlement.</w:t>
      </w:r>
    </w:p>
    <w:p>
      <w:pPr>
        <w:pStyle w:val="Antwort"/>
        <w:rPr>
          <w:lang w:val="en-GB"/>
        </w:rPr>
      </w:pPr>
      <w:r>
        <w:rPr>
          <w:lang w:val="en-GB"/>
        </w:rPr>
        <w:t>3 A decrease in spending for general public services that I benefit from, resulting in for example longer waiting times for official documents and permits.</w:t>
      </w:r>
    </w:p>
    <w:p>
      <w:pPr>
        <w:pStyle w:val="Antwort"/>
        <w:rPr>
          <w:lang w:val="en-GB"/>
        </w:rPr>
      </w:pPr>
      <w:r>
        <w:rPr>
          <w:lang w:val="en-GB"/>
        </w:rPr>
        <w:t>4 An increase in public debt, whose payment I will shoulder in the future.</w:t>
      </w:r>
    </w:p>
    <w:p>
      <w:pPr>
        <w:pStyle w:val="Antwort"/>
        <w:rPr>
          <w:lang w:val="en-GB"/>
        </w:rPr>
      </w:pPr>
      <w:r>
        <w:rPr>
          <w:lang w:val="en-GB"/>
        </w:rPr>
      </w:r>
    </w:p>
    <w:p>
      <w:pPr>
        <w:pStyle w:val="Antwort"/>
        <w:rPr>
          <w:lang w:val="en-GB"/>
        </w:rPr>
      </w:pPr>
      <w:r>
        <w:rPr>
          <w:lang w:val="en-GB"/>
        </w:rPr>
        <w:t>99 Do not know</w:t>
      </w:r>
    </w:p>
    <w:p>
      <w:pPr>
        <w:pStyle w:val="FlowProgramming"/>
        <w:rPr>
          <w:rFonts w:ascii="Book Antiqua" w:hAnsi="Book Antiqua" w:eastAsia="Calibri" w:eastAsiaTheme="minorHAnsi"/>
          <w:color w:val="FF0000"/>
          <w:sz w:val="20"/>
          <w:u w:val="none"/>
        </w:rPr>
      </w:pPr>
      <w:r>
        <w:rPr>
          <w:rFonts w:eastAsia="Calibri" w:ascii="Book Antiqua" w:hAnsi="Book Antiqua" w:eastAsiaTheme="minorHAnsi"/>
          <w:color w:val="FF0000"/>
          <w:sz w:val="20"/>
          <w:u w:val="none"/>
        </w:rPr>
        <w:t>[PROG: soft force with Option 99; “Are you sure that you do not know? We know that this is a difficult question, please think about it once again.”]</w:t>
      </w:r>
    </w:p>
    <w:p>
      <w:pPr>
        <w:pStyle w:val="NoSpacing"/>
        <w:rPr>
          <w:u w:val="single"/>
          <w:lang w:val="en-GB"/>
        </w:rPr>
      </w:pPr>
      <w:r>
        <w:rPr>
          <w:u w:val="single"/>
          <w:lang w:val="en-GB"/>
        </w:rPr>
      </w:r>
    </w:p>
    <w:p>
      <w:pPr>
        <w:pStyle w:val="Normal"/>
        <w:shd w:val="clear" w:color="auto" w:fill="548DD4"/>
        <w:spacing w:lineRule="auto" w:line="240" w:before="0" w:after="0"/>
        <w:ind w:hanging="709" w:start="709"/>
        <w:contextualSpacing/>
        <w:jc w:val="both"/>
        <w:rPr>
          <w:rFonts w:ascii="Calibri" w:hAnsi="Calibri" w:eastAsia="Times New Roman" w:cs="Calibri"/>
          <w:color w:val="FFFFFF"/>
          <w:lang w:val="en-US"/>
        </w:rPr>
      </w:pPr>
      <w:bookmarkStart w:id="66" w:name="_Toc1075185233"/>
      <w:bookmarkStart w:id="67" w:name="_Toc200943556"/>
      <w:r>
        <w:rPr>
          <w:rFonts w:eastAsia="Times New Roman" w:cs="Calibri" w:ascii="Calibri" w:hAnsi="Calibri"/>
          <w:color w:val="FFFFFF"/>
          <w:lang w:val="en-US"/>
        </w:rPr>
        <w:t>Base: All respondents</w:t>
      </w:r>
    </w:p>
    <w:p>
      <w:pPr>
        <w:pStyle w:val="Heading2"/>
        <w:rPr>
          <w:lang w:val="en-GB"/>
        </w:rPr>
      </w:pPr>
      <w:bookmarkStart w:id="68" w:name="_Toc1075185233"/>
      <w:bookmarkStart w:id="69" w:name="_Toc200943556"/>
      <w:r>
        <w:rPr>
          <w:lang w:val="en-GB"/>
        </w:rPr>
        <w:t xml:space="preserve">scgv: Governmental Scope: Standard of Living </w:t>
      </w:r>
      <w:bookmarkEnd w:id="68"/>
      <w:bookmarkEnd w:id="69"/>
      <w:r>
        <w:rPr>
          <w:color w:val="FF0000"/>
          <w:lang w:val="en-GB"/>
        </w:rPr>
        <w:t>[Collapsible grid, display rows in the same order as in plsol2]</w:t>
      </w:r>
    </w:p>
    <w:p>
      <w:pPr>
        <w:pStyle w:val="FItem"/>
        <w:rPr>
          <w:lang w:val="en-GB"/>
        </w:rPr>
      </w:pPr>
      <w:r>
        <w:rPr>
          <w:lang w:val="en-GB"/>
        </w:rPr>
        <w:t>How much responsibility do you think governments should have to ensure a reasonable standard of living for …</w:t>
      </w:r>
    </w:p>
    <w:p>
      <w:pPr>
        <w:pStyle w:val="FItem"/>
        <w:rPr>
          <w:color w:themeColor="text1" w:val="000000"/>
          <w:lang w:val="en-US"/>
        </w:rPr>
      </w:pPr>
      <w:r>
        <w:rPr>
          <w:color w:val="FF0000"/>
          <w:highlight w:val="yellow"/>
          <w:lang w:val="en-US"/>
        </w:rPr>
        <w:t xml:space="preserve">IF FIELD_METHOD=CATI: CATI INSTRUCTION: </w:t>
      </w:r>
      <w:r>
        <w:rPr>
          <w:b w:val="false"/>
          <w:bCs w:val="false"/>
          <w:highlight w:val="yellow"/>
          <w:lang w:val="en-US"/>
        </w:rPr>
        <w:t>After reading each row,</w:t>
      </w:r>
      <w:r>
        <w:rPr>
          <w:highlight w:val="yellow"/>
          <w:lang w:val="en-US"/>
        </w:rPr>
        <w:t xml:space="preserve"> </w:t>
      </w:r>
      <w:r>
        <w:rPr>
          <w:b w:val="false"/>
          <w:bCs w:val="false"/>
          <w:color w:themeColor="text1" w:val="000000"/>
          <w:highlight w:val="yellow"/>
          <w:lang w:val="en-US"/>
        </w:rPr>
        <w:t>READ OUT: “Please indicate your answer on a scale of 1 to 11, where 1 corresponds to “</w:t>
      </w:r>
      <w:r>
        <w:rPr>
          <w:b w:val="false"/>
          <w:bCs w:val="false"/>
          <w:color w:themeColor="text1" w:val="000000"/>
          <w:highlight w:val="yellow"/>
          <w:lang w:val="en-GB"/>
        </w:rPr>
        <w:t>Not governments' responsibility at all”</w:t>
      </w:r>
      <w:r>
        <w:rPr>
          <w:b w:val="false"/>
          <w:bCs w:val="false"/>
          <w:color w:themeColor="text1" w:val="000000"/>
          <w:highlight w:val="yellow"/>
          <w:lang w:val="en-US"/>
        </w:rPr>
        <w:t xml:space="preserve"> and 11 corresponds to “</w:t>
      </w:r>
      <w:r>
        <w:rPr>
          <w:b w:val="false"/>
          <w:bCs w:val="false"/>
          <w:color w:themeColor="text1" w:val="000000"/>
          <w:highlight w:val="yellow"/>
          <w:lang w:val="en-GB"/>
        </w:rPr>
        <w:t>Entirely governments' responsibility”</w:t>
      </w:r>
      <w:r>
        <w:rPr>
          <w:b w:val="false"/>
          <w:bCs w:val="false"/>
          <w:color w:themeColor="text1" w:val="000000"/>
          <w:highlight w:val="yellow"/>
          <w:lang w:val="en-US"/>
        </w:rPr>
        <w:t>.”</w:t>
      </w:r>
    </w:p>
    <w:p>
      <w:pPr>
        <w:pStyle w:val="FItem"/>
        <w:rPr>
          <w:lang w:val="en-US"/>
        </w:rPr>
      </w:pPr>
      <w:r>
        <w:rPr>
          <w:lang w:val="en-US"/>
        </w:rPr>
      </w:r>
    </w:p>
    <w:p>
      <w:pPr>
        <w:pStyle w:val="Normal"/>
        <w:spacing w:before="0" w:after="0"/>
        <w:rPr>
          <w:color w:val="FF0000"/>
          <w:lang w:val="en-GB"/>
        </w:rPr>
      </w:pPr>
      <w:r>
        <w:rPr>
          <w:color w:val="FF0000"/>
          <w:lang w:val="en-GB"/>
        </w:rPr>
        <w:t>Rows:</w:t>
      </w:r>
    </w:p>
    <w:p>
      <w:pPr>
        <w:pStyle w:val="ListParagraph"/>
        <w:numPr>
          <w:ilvl w:val="0"/>
          <w:numId w:val="7"/>
        </w:numPr>
        <w:spacing w:before="0" w:after="0"/>
        <w:contextualSpacing/>
        <w:rPr>
          <w:b/>
          <w:bCs/>
          <w:color w:themeColor="text1" w:val="000000"/>
          <w:sz w:val="18"/>
          <w:szCs w:val="20"/>
          <w:lang w:val="en-GB"/>
        </w:rPr>
      </w:pPr>
      <w:r>
        <w:rPr>
          <w:b/>
          <w:bCs/>
          <w:sz w:val="20"/>
          <w:szCs w:val="20"/>
          <w:lang w:val="en-GB"/>
        </w:rPr>
        <w:t>older people?</w:t>
      </w:r>
    </w:p>
    <w:p>
      <w:pPr>
        <w:pStyle w:val="ListParagraph"/>
        <w:numPr>
          <w:ilvl w:val="0"/>
          <w:numId w:val="7"/>
        </w:numPr>
        <w:spacing w:before="0" w:after="0"/>
        <w:contextualSpacing/>
        <w:rPr>
          <w:b/>
          <w:bCs/>
          <w:color w:themeColor="text1" w:val="000000"/>
          <w:sz w:val="20"/>
          <w:lang w:val="en-GB"/>
        </w:rPr>
      </w:pPr>
      <w:r>
        <w:rPr>
          <w:b/>
          <w:bCs/>
          <w:color w:themeColor="text1" w:val="000000"/>
          <w:sz w:val="20"/>
          <w:lang w:val="en-GB"/>
        </w:rPr>
        <w:t>children?</w:t>
      </w:r>
    </w:p>
    <w:p>
      <w:pPr>
        <w:pStyle w:val="ListParagraph"/>
        <w:numPr>
          <w:ilvl w:val="0"/>
          <w:numId w:val="7"/>
        </w:numPr>
        <w:spacing w:before="0" w:after="0"/>
        <w:contextualSpacing/>
        <w:rPr>
          <w:b/>
          <w:bCs/>
          <w:color w:themeColor="text1" w:val="000000"/>
          <w:sz w:val="20"/>
          <w:lang w:val="en-GB"/>
        </w:rPr>
      </w:pPr>
      <w:r>
        <w:rPr>
          <w:b/>
          <w:bCs/>
          <w:color w:themeColor="text1" w:val="000000"/>
          <w:sz w:val="20"/>
          <w:lang w:val="en-GB"/>
        </w:rPr>
        <w:t>the poor?</w:t>
      </w:r>
    </w:p>
    <w:p>
      <w:pPr>
        <w:pStyle w:val="ListParagraph"/>
        <w:numPr>
          <w:ilvl w:val="0"/>
          <w:numId w:val="7"/>
        </w:numPr>
        <w:spacing w:before="0" w:after="0"/>
        <w:contextualSpacing/>
        <w:rPr>
          <w:b/>
          <w:bCs/>
          <w:color w:themeColor="text1" w:val="000000"/>
          <w:sz w:val="18"/>
          <w:szCs w:val="18"/>
          <w:lang w:val="en-GB"/>
        </w:rPr>
      </w:pPr>
      <w:r>
        <w:rPr>
          <w:b/>
          <w:bCs/>
          <w:sz w:val="20"/>
          <w:szCs w:val="20"/>
          <w:lang w:val="en-GB"/>
        </w:rPr>
        <w:t>people from other EU countries who live in [country]?</w:t>
      </w:r>
    </w:p>
    <w:p>
      <w:pPr>
        <w:pStyle w:val="ListParagraph"/>
        <w:numPr>
          <w:ilvl w:val="0"/>
          <w:numId w:val="7"/>
        </w:numPr>
        <w:spacing w:before="0" w:after="0"/>
        <w:contextualSpacing/>
        <w:rPr>
          <w:b/>
          <w:bCs/>
          <w:color w:themeColor="text1" w:val="000000"/>
          <w:sz w:val="18"/>
          <w:szCs w:val="18"/>
          <w:lang w:val="en-GB"/>
        </w:rPr>
      </w:pPr>
      <w:r>
        <w:rPr>
          <w:b/>
          <w:bCs/>
          <w:sz w:val="20"/>
          <w:szCs w:val="20"/>
          <w:lang w:val="en-GB"/>
        </w:rPr>
        <w:t>people from countries outside the EU who live in [country]?</w:t>
      </w:r>
    </w:p>
    <w:p>
      <w:pPr>
        <w:pStyle w:val="Normal"/>
        <w:spacing w:before="0" w:after="0"/>
        <w:rPr>
          <w:color w:themeColor="text1" w:val="000000"/>
          <w:sz w:val="20"/>
          <w:lang w:val="en-GB"/>
        </w:rPr>
      </w:pPr>
      <w:r>
        <w:rPr>
          <w:color w:themeColor="text1" w:val="000000"/>
          <w:sz w:val="20"/>
          <w:lang w:val="en-GB"/>
        </w:rPr>
      </w:r>
    </w:p>
    <w:p>
      <w:pPr>
        <w:pStyle w:val="Normal"/>
        <w:spacing w:before="0" w:after="0"/>
        <w:rPr>
          <w:color w:val="FF0000"/>
          <w:lang w:val="en-GB"/>
        </w:rPr>
      </w:pPr>
      <w:r>
        <w:rPr>
          <w:color w:val="FF0000"/>
          <w:lang w:val="en-GB"/>
        </w:rPr>
        <w:t>Columns:</w:t>
      </w:r>
    </w:p>
    <w:p>
      <w:pPr>
        <w:pStyle w:val="Antwort"/>
        <w:rPr>
          <w:lang w:val="en-GB"/>
        </w:rPr>
      </w:pPr>
      <w:r>
        <w:rPr>
          <w:lang w:val="en-GB"/>
        </w:rPr>
        <w:t>1 Not governments' responsibility at all</w:t>
      </w:r>
    </w:p>
    <w:p>
      <w:pPr>
        <w:pStyle w:val="Antwort"/>
        <w:rPr>
          <w:lang w:val="en-GB"/>
        </w:rPr>
      </w:pPr>
      <w:r>
        <w:rPr>
          <w:lang w:val="en-GB"/>
        </w:rPr>
        <w:t>2</w:t>
      </w:r>
    </w:p>
    <w:p>
      <w:pPr>
        <w:pStyle w:val="Antwort"/>
        <w:rPr>
          <w:lang w:val="en-GB"/>
        </w:rPr>
      </w:pPr>
      <w:r>
        <w:rPr>
          <w:lang w:val="en-GB"/>
        </w:rPr>
        <w:t>3</w:t>
      </w:r>
    </w:p>
    <w:p>
      <w:pPr>
        <w:pStyle w:val="Antwort"/>
        <w:rPr>
          <w:lang w:val="en-GB"/>
        </w:rPr>
      </w:pPr>
      <w:r>
        <w:rPr>
          <w:lang w:val="en-GB"/>
        </w:rPr>
        <w:t>4</w:t>
      </w:r>
    </w:p>
    <w:p>
      <w:pPr>
        <w:pStyle w:val="Antwort"/>
        <w:rPr>
          <w:lang w:val="en-GB"/>
        </w:rPr>
      </w:pPr>
      <w:r>
        <w:rPr>
          <w:lang w:val="en-GB"/>
        </w:rPr>
        <w:t>5</w:t>
      </w:r>
    </w:p>
    <w:p>
      <w:pPr>
        <w:pStyle w:val="Antwort"/>
        <w:rPr>
          <w:lang w:val="en-GB"/>
        </w:rPr>
      </w:pPr>
      <w:r>
        <w:rPr>
          <w:lang w:val="en-GB"/>
        </w:rPr>
        <w:t>6</w:t>
      </w:r>
    </w:p>
    <w:p>
      <w:pPr>
        <w:pStyle w:val="Antwort"/>
        <w:rPr>
          <w:lang w:val="en-GB"/>
        </w:rPr>
      </w:pPr>
      <w:r>
        <w:rPr>
          <w:lang w:val="en-GB"/>
        </w:rPr>
        <w:t>7</w:t>
      </w:r>
    </w:p>
    <w:p>
      <w:pPr>
        <w:pStyle w:val="Antwort"/>
        <w:rPr>
          <w:lang w:val="en-GB"/>
        </w:rPr>
      </w:pPr>
      <w:r>
        <w:rPr>
          <w:lang w:val="en-GB"/>
        </w:rPr>
        <w:t>8</w:t>
      </w:r>
    </w:p>
    <w:p>
      <w:pPr>
        <w:pStyle w:val="Antwort"/>
        <w:rPr>
          <w:lang w:val="en-GB"/>
        </w:rPr>
      </w:pPr>
      <w:r>
        <w:rPr>
          <w:lang w:val="en-GB"/>
        </w:rPr>
        <w:t>9</w:t>
      </w:r>
    </w:p>
    <w:p>
      <w:pPr>
        <w:pStyle w:val="Antwort"/>
        <w:rPr>
          <w:lang w:val="en-GB"/>
        </w:rPr>
      </w:pPr>
      <w:r>
        <w:rPr>
          <w:lang w:val="en-GB"/>
        </w:rPr>
        <w:t>10</w:t>
      </w:r>
    </w:p>
    <w:p>
      <w:pPr>
        <w:pStyle w:val="Antwort"/>
        <w:rPr>
          <w:lang w:val="en-GB"/>
        </w:rPr>
      </w:pPr>
      <w:r>
        <w:rPr>
          <w:lang w:val="en-GB"/>
        </w:rPr>
        <w:t>11 Entirely governments' responsibility</w:t>
      </w:r>
    </w:p>
    <w:p>
      <w:pPr>
        <w:pStyle w:val="FItem"/>
        <w:rPr>
          <w:lang w:val="en-GB"/>
        </w:rPr>
      </w:pPr>
      <w:r>
        <w:rPr>
          <w:lang w:val="en-GB"/>
        </w:rPr>
      </w:r>
    </w:p>
    <w:p>
      <w:pPr>
        <w:pStyle w:val="FItem"/>
        <w:rPr>
          <w:lang w:val="en-GB"/>
        </w:rPr>
      </w:pPr>
      <w:r>
        <w:rPr>
          <w:lang w:val="en-GB"/>
        </w:rPr>
      </w:r>
    </w:p>
    <w:p>
      <w:pPr>
        <w:pStyle w:val="Normal"/>
        <w:shd w:val="clear" w:color="auto" w:fill="548DD4"/>
        <w:spacing w:lineRule="auto" w:line="240" w:before="0" w:after="0"/>
        <w:ind w:hanging="709" w:start="709"/>
        <w:contextualSpacing/>
        <w:jc w:val="both"/>
        <w:rPr>
          <w:rFonts w:ascii="Calibri" w:hAnsi="Calibri" w:eastAsia="Times New Roman" w:cs="Calibri"/>
          <w:color w:val="FFFFFF"/>
          <w:lang w:val="en-US"/>
        </w:rPr>
      </w:pPr>
      <w:r>
        <w:rPr>
          <w:rFonts w:eastAsia="Times New Roman" w:cs="Calibri" w:ascii="Calibri" w:hAnsi="Calibri"/>
          <w:color w:val="FFFFFF"/>
          <w:lang w:val="en-US"/>
        </w:rPr>
        <w:t>Base: All respondents</w:t>
      </w:r>
    </w:p>
    <w:p>
      <w:pPr>
        <w:pStyle w:val="FItem"/>
        <w:rPr>
          <w:lang w:val="en-GB"/>
        </w:rPr>
      </w:pPr>
      <w:r>
        <w:rPr>
          <w:lang w:val="en-GB"/>
        </w:rPr>
        <w:t xml:space="preserve">satdem: Satisfaction with democracy </w:t>
      </w:r>
      <w:r>
        <w:rPr>
          <w:color w:val="FF0000"/>
          <w:lang w:val="en-GB"/>
        </w:rPr>
        <w:t>[Single answer]</w:t>
      </w:r>
    </w:p>
    <w:p>
      <w:pPr>
        <w:pStyle w:val="FItem"/>
        <w:rPr>
          <w:lang w:val="en-GB"/>
        </w:rPr>
      </w:pPr>
      <w:r>
        <w:rPr>
          <w:lang w:val="en-GB"/>
        </w:rPr>
        <w:t>On the whole, how satisfied are you with the way democracy works in [country]?</w:t>
      </w:r>
    </w:p>
    <w:p>
      <w:pPr>
        <w:pStyle w:val="FItem"/>
        <w:rPr>
          <w:color w:themeColor="text1" w:val="000000"/>
          <w:lang w:val="en-US"/>
        </w:rPr>
      </w:pPr>
      <w:r>
        <w:rPr>
          <w:color w:val="FF0000"/>
          <w:highlight w:val="yellow"/>
          <w:lang w:val="en-US"/>
        </w:rPr>
        <w:t xml:space="preserve">IF FIELD_METHOD=CATI: CATI INSTRUCTION: </w:t>
      </w:r>
      <w:r>
        <w:rPr>
          <w:b w:val="false"/>
          <w:bCs w:val="false"/>
          <w:color w:themeColor="text1" w:val="000000"/>
          <w:highlight w:val="yellow"/>
          <w:lang w:val="en-US"/>
        </w:rPr>
        <w:t>READ OUT: “Please indicate your answer on a scale of 1 to 11, where 1 corresponds to Extremely dissatisfied and 11 corresponds to Extremely satisfied.”</w:t>
      </w:r>
    </w:p>
    <w:p>
      <w:pPr>
        <w:pStyle w:val="FItem"/>
        <w:rPr>
          <w:lang w:val="en-US"/>
        </w:rPr>
      </w:pPr>
      <w:r>
        <w:rPr>
          <w:lang w:val="en-US"/>
        </w:rPr>
      </w:r>
    </w:p>
    <w:p>
      <w:pPr>
        <w:pStyle w:val="Antwort"/>
        <w:rPr>
          <w:lang w:val="en-GB"/>
        </w:rPr>
      </w:pPr>
      <w:r>
        <w:rPr>
          <w:lang w:val="en-GB"/>
        </w:rPr>
        <w:t>1 Extremely dissatisfied</w:t>
      </w:r>
    </w:p>
    <w:p>
      <w:pPr>
        <w:pStyle w:val="Antwort"/>
        <w:rPr>
          <w:lang w:val="en-GB"/>
        </w:rPr>
      </w:pPr>
      <w:r>
        <w:rPr>
          <w:lang w:val="en-GB"/>
        </w:rPr>
        <w:t>2</w:t>
      </w:r>
    </w:p>
    <w:p>
      <w:pPr>
        <w:pStyle w:val="Antwort"/>
        <w:rPr>
          <w:lang w:val="en-GB"/>
        </w:rPr>
      </w:pPr>
      <w:r>
        <w:rPr>
          <w:lang w:val="en-GB"/>
        </w:rPr>
        <w:t>3</w:t>
      </w:r>
    </w:p>
    <w:p>
      <w:pPr>
        <w:pStyle w:val="Antwort"/>
        <w:rPr>
          <w:lang w:val="en-GB"/>
        </w:rPr>
      </w:pPr>
      <w:r>
        <w:rPr>
          <w:lang w:val="en-GB"/>
        </w:rPr>
        <w:t>4</w:t>
      </w:r>
    </w:p>
    <w:p>
      <w:pPr>
        <w:pStyle w:val="Antwort"/>
        <w:rPr>
          <w:lang w:val="en-GB"/>
        </w:rPr>
      </w:pPr>
      <w:r>
        <w:rPr>
          <w:lang w:val="en-GB"/>
        </w:rPr>
        <w:t>5</w:t>
      </w:r>
    </w:p>
    <w:p>
      <w:pPr>
        <w:pStyle w:val="Antwort"/>
        <w:rPr>
          <w:lang w:val="en-GB"/>
        </w:rPr>
      </w:pPr>
      <w:r>
        <w:rPr>
          <w:lang w:val="en-GB"/>
        </w:rPr>
        <w:t>6</w:t>
      </w:r>
    </w:p>
    <w:p>
      <w:pPr>
        <w:pStyle w:val="Antwort"/>
        <w:rPr>
          <w:lang w:val="en-GB"/>
        </w:rPr>
      </w:pPr>
      <w:r>
        <w:rPr>
          <w:lang w:val="en-GB"/>
        </w:rPr>
        <w:t>7</w:t>
      </w:r>
    </w:p>
    <w:p>
      <w:pPr>
        <w:pStyle w:val="Antwort"/>
        <w:rPr>
          <w:lang w:val="en-GB"/>
        </w:rPr>
      </w:pPr>
      <w:r>
        <w:rPr>
          <w:lang w:val="en-GB"/>
        </w:rPr>
        <w:t>8</w:t>
      </w:r>
    </w:p>
    <w:p>
      <w:pPr>
        <w:pStyle w:val="Antwort"/>
        <w:rPr>
          <w:lang w:val="en-GB"/>
        </w:rPr>
      </w:pPr>
      <w:r>
        <w:rPr>
          <w:lang w:val="en-GB"/>
        </w:rPr>
        <w:t>9</w:t>
      </w:r>
    </w:p>
    <w:p>
      <w:pPr>
        <w:pStyle w:val="Antwort"/>
        <w:rPr>
          <w:lang w:val="en-GB"/>
        </w:rPr>
      </w:pPr>
      <w:r>
        <w:rPr>
          <w:lang w:val="en-GB"/>
        </w:rPr>
        <w:t>10</w:t>
      </w:r>
    </w:p>
    <w:p>
      <w:pPr>
        <w:pStyle w:val="Antwort"/>
        <w:rPr>
          <w:lang w:val="en-GB"/>
        </w:rPr>
      </w:pPr>
      <w:r>
        <w:rPr>
          <w:lang w:val="en-GB"/>
        </w:rPr>
        <w:t>11 Extremely satisfied</w:t>
      </w:r>
    </w:p>
    <w:p>
      <w:pPr>
        <w:pStyle w:val="Antwort"/>
        <w:rPr>
          <w:lang w:val="en-GB"/>
        </w:rPr>
      </w:pPr>
      <w:r>
        <w:rPr>
          <w:lang w:val="en-GB"/>
        </w:rPr>
      </w:r>
    </w:p>
    <w:p>
      <w:pPr>
        <w:pStyle w:val="Antwort"/>
        <w:rPr>
          <w:color w:themeColor="text1" w:val="000000"/>
          <w:lang w:val="en-GB"/>
        </w:rPr>
      </w:pPr>
      <w:r>
        <w:rPr>
          <w:color w:themeColor="text1" w:val="000000"/>
          <w:lang w:val="en-GB"/>
        </w:rPr>
        <w:t>88 Prefer not to say</w:t>
      </w:r>
    </w:p>
    <w:p>
      <w:pPr>
        <w:pStyle w:val="Antwort"/>
        <w:rPr>
          <w:lang w:val="en-GB"/>
        </w:rPr>
      </w:pPr>
      <w:r>
        <w:rPr>
          <w:color w:themeColor="text1" w:val="000000"/>
          <w:lang w:val="en-GB"/>
        </w:rPr>
        <w:t xml:space="preserve">99 </w:t>
      </w:r>
      <w:r>
        <w:rPr>
          <w:lang w:val="en-GB"/>
        </w:rPr>
        <w:t>Do not know</w:t>
      </w:r>
    </w:p>
    <w:p>
      <w:pPr>
        <w:pStyle w:val="Antwort"/>
        <w:rPr>
          <w:color w:themeColor="text1" w:val="000000"/>
          <w:lang w:val="en-GB"/>
        </w:rPr>
      </w:pPr>
      <w:r>
        <w:rPr>
          <w:color w:themeColor="text1" w:val="000000"/>
          <w:lang w:val="en-GB"/>
        </w:rPr>
      </w:r>
    </w:p>
    <w:p>
      <w:pPr>
        <w:pStyle w:val="Normal"/>
        <w:rPr>
          <w:lang w:val="en-GB"/>
        </w:rPr>
      </w:pPr>
      <w:r>
        <w:rPr>
          <w:lang w:val="en-GB"/>
        </w:rPr>
      </w:r>
    </w:p>
    <w:p>
      <w:pPr>
        <w:pStyle w:val="Normal"/>
        <w:shd w:val="clear" w:color="auto" w:fill="548DD4"/>
        <w:spacing w:lineRule="auto" w:line="240" w:before="0" w:after="0"/>
        <w:ind w:hanging="709" w:start="709"/>
        <w:contextualSpacing/>
        <w:jc w:val="both"/>
        <w:rPr>
          <w:rFonts w:ascii="Calibri" w:hAnsi="Calibri" w:eastAsia="Times New Roman" w:cs="Calibri"/>
          <w:color w:val="FFFFFF"/>
          <w:lang w:val="en-US"/>
        </w:rPr>
      </w:pPr>
      <w:bookmarkStart w:id="70" w:name="_Toc741594613"/>
      <w:bookmarkStart w:id="71" w:name="_Toc1638615252"/>
      <w:r>
        <w:rPr>
          <w:rFonts w:eastAsia="Times New Roman" w:cs="Calibri" w:ascii="Calibri" w:hAnsi="Calibri"/>
          <w:color w:val="FFFFFF"/>
          <w:lang w:val="en-US"/>
        </w:rPr>
        <w:t>Base: All respondents</w:t>
      </w:r>
    </w:p>
    <w:p>
      <w:pPr>
        <w:pStyle w:val="Heading2"/>
        <w:rPr>
          <w:color w:val="FF0000"/>
          <w:lang w:val="en-GB"/>
        </w:rPr>
      </w:pPr>
      <w:r>
        <w:rPr>
          <w:lang w:val="en-GB"/>
        </w:rPr>
        <w:t xml:space="preserve">trst: Political trust </w:t>
      </w:r>
      <w:r>
        <w:rPr>
          <w:color w:val="FF0000"/>
          <w:lang w:val="en-GB"/>
        </w:rPr>
        <w:t>[Collapsible grid]</w:t>
      </w:r>
      <w:bookmarkEnd w:id="70"/>
      <w:bookmarkEnd w:id="71"/>
    </w:p>
    <w:p>
      <w:pPr>
        <w:pStyle w:val="FlowProgramming"/>
        <w:rPr>
          <w:rFonts w:ascii="Book Antiqua" w:hAnsi="Book Antiqua" w:eastAsia="Calibri" w:cs="Calibri" w:cstheme="minorHAnsi" w:eastAsiaTheme="minorHAnsi"/>
          <w:b/>
          <w:bCs/>
          <w:color w:val="FF0000"/>
          <w:sz w:val="20"/>
          <w:szCs w:val="20"/>
          <w:u w:val="none"/>
        </w:rPr>
      </w:pPr>
      <w:r>
        <w:rPr>
          <w:rFonts w:eastAsia="Calibri" w:cs="Calibri" w:ascii="Book Antiqua" w:hAnsi="Book Antiqua" w:cstheme="minorHAnsi" w:eastAsiaTheme="minorHAnsi"/>
          <w:b/>
          <w:bCs/>
          <w:color w:val="FF0000"/>
          <w:sz w:val="20"/>
          <w:szCs w:val="20"/>
          <w:u w:val="none"/>
        </w:rPr>
        <w:t>[PROG: Randomise the order of a/l/b/d/e. Randomise the order of j/i/k to be either j/i/k or k/i/j (always after a/l/b/d/e)]</w:t>
      </w:r>
    </w:p>
    <w:p>
      <w:pPr>
        <w:pStyle w:val="Hinweis"/>
        <w:ind w:start="0"/>
        <w:rPr>
          <w:color w:themeColor="text1" w:val="000000"/>
          <w:lang w:val="en-GB"/>
        </w:rPr>
      </w:pPr>
      <w:r>
        <w:rPr>
          <w:lang w:val="en-GB"/>
        </w:rPr>
        <w:t>The next questions ask how much you personally trust different institutions. 1 means you do not trust an institution at all, and 11 means you have complete trust.</w:t>
      </w:r>
    </w:p>
    <w:p>
      <w:pPr>
        <w:pStyle w:val="FItem"/>
        <w:rPr>
          <w:lang w:val="en-GB"/>
        </w:rPr>
      </w:pPr>
      <w:r>
        <w:rPr>
          <w:lang w:val="en-GB"/>
        </w:rPr>
        <w:t>How much do you personally trust …</w:t>
      </w:r>
    </w:p>
    <w:p>
      <w:pPr>
        <w:pStyle w:val="Normal"/>
        <w:spacing w:before="0" w:after="0"/>
        <w:rPr>
          <w:color w:val="FF0000"/>
          <w:lang w:val="en-GB"/>
        </w:rPr>
      </w:pPr>
      <w:r>
        <w:rPr>
          <w:color w:val="FF0000"/>
          <w:lang w:val="en-GB"/>
        </w:rPr>
        <w:t>Rows:</w:t>
      </w:r>
    </w:p>
    <w:p>
      <w:pPr>
        <w:pStyle w:val="ListParagraph"/>
        <w:numPr>
          <w:ilvl w:val="0"/>
          <w:numId w:val="6"/>
        </w:numPr>
        <w:spacing w:before="0" w:after="0"/>
        <w:contextualSpacing/>
        <w:jc w:val="both"/>
        <w:rPr>
          <w:color w:themeColor="text1" w:val="000000"/>
          <w:lang w:val="en-GB"/>
        </w:rPr>
      </w:pPr>
      <w:r>
        <w:rPr>
          <w:color w:themeColor="text1" w:val="000000"/>
          <w:sz w:val="20"/>
          <w:lang w:val="en-GB"/>
        </w:rPr>
        <w:t>[country]’s parliament?</w:t>
      </w:r>
    </w:p>
    <w:p>
      <w:pPr>
        <w:pStyle w:val="ListParagraph"/>
        <w:numPr>
          <w:ilvl w:val="0"/>
          <w:numId w:val="13"/>
        </w:numPr>
        <w:spacing w:before="0" w:after="0"/>
        <w:contextualSpacing/>
        <w:jc w:val="both"/>
        <w:rPr>
          <w:color w:themeColor="text1" w:val="000000"/>
          <w:lang w:val="en-GB"/>
        </w:rPr>
      </w:pPr>
      <w:r>
        <w:rPr>
          <w:color w:themeColor="text1" w:val="000000"/>
          <w:sz w:val="20"/>
          <w:lang w:val="en-GB"/>
        </w:rPr>
        <w:t>the armed forces?</w:t>
      </w:r>
    </w:p>
    <w:p>
      <w:pPr>
        <w:pStyle w:val="ListParagraph"/>
        <w:numPr>
          <w:ilvl w:val="0"/>
          <w:numId w:val="6"/>
        </w:numPr>
        <w:spacing w:before="0" w:after="0"/>
        <w:contextualSpacing/>
        <w:jc w:val="both"/>
        <w:rPr>
          <w:color w:themeColor="text1" w:val="000000"/>
          <w:sz w:val="20"/>
          <w:lang w:val="en-GB"/>
        </w:rPr>
      </w:pPr>
      <w:r>
        <w:rPr>
          <w:rFonts w:eastAsia="Calibri" w:cs="Calibri"/>
          <w:color w:themeColor="text1" w:val="000000"/>
          <w:sz w:val="20"/>
          <w:szCs w:val="20"/>
          <w:lang w:val="en-GB"/>
        </w:rPr>
        <w:t>the l</w:t>
      </w:r>
      <w:r>
        <w:rPr>
          <w:color w:themeColor="text1" w:val="000000"/>
          <w:sz w:val="20"/>
          <w:lang w:val="en-GB"/>
        </w:rPr>
        <w:t>egal system?</w:t>
      </w:r>
    </w:p>
    <w:p>
      <w:pPr>
        <w:pStyle w:val="ListParagraph"/>
        <w:numPr>
          <w:ilvl w:val="0"/>
          <w:numId w:val="3"/>
        </w:numPr>
        <w:spacing w:before="0" w:after="0"/>
        <w:contextualSpacing/>
        <w:jc w:val="both"/>
        <w:rPr>
          <w:color w:themeColor="text1" w:val="000000"/>
          <w:lang w:val="en-GB"/>
        </w:rPr>
      </w:pPr>
      <w:r>
        <w:rPr>
          <w:color w:themeColor="text1" w:val="000000"/>
          <w:sz w:val="20"/>
          <w:lang w:val="en-GB"/>
        </w:rPr>
        <w:t>politicians?</w:t>
      </w:r>
    </w:p>
    <w:p>
      <w:pPr>
        <w:pStyle w:val="ListParagraph"/>
        <w:numPr>
          <w:ilvl w:val="0"/>
          <w:numId w:val="3"/>
        </w:numPr>
        <w:spacing w:before="0" w:after="0"/>
        <w:contextualSpacing/>
        <w:jc w:val="both"/>
        <w:rPr>
          <w:color w:themeColor="text1" w:val="000000"/>
          <w:lang w:val="en-GB"/>
        </w:rPr>
      </w:pPr>
      <w:r>
        <w:rPr>
          <w:color w:themeColor="text1" w:val="000000"/>
          <w:sz w:val="20"/>
          <w:lang w:val="en-GB"/>
        </w:rPr>
        <w:t>political parties?</w:t>
      </w:r>
    </w:p>
    <w:p>
      <w:pPr>
        <w:pStyle w:val="ListParagraph"/>
        <w:numPr>
          <w:ilvl w:val="0"/>
          <w:numId w:val="14"/>
        </w:numPr>
        <w:spacing w:before="0" w:after="0"/>
        <w:contextualSpacing/>
        <w:jc w:val="both"/>
        <w:rPr>
          <w:color w:themeColor="text1" w:val="000000"/>
          <w:lang w:val="en-GB"/>
        </w:rPr>
      </w:pPr>
      <w:r>
        <w:rPr>
          <w:color w:themeColor="text1" w:val="000000"/>
          <w:sz w:val="20"/>
          <w:lang w:val="en-GB"/>
        </w:rPr>
        <w:t>public authorities in your village, town or city?</w:t>
      </w:r>
    </w:p>
    <w:p>
      <w:pPr>
        <w:pStyle w:val="Normal"/>
        <w:spacing w:before="0" w:after="0"/>
        <w:ind w:start="850"/>
        <w:jc w:val="both"/>
        <w:rPr>
          <w:color w:themeColor="text1" w:val="000000"/>
          <w:lang w:val="en-GB"/>
        </w:rPr>
      </w:pPr>
      <w:r>
        <w:rPr>
          <w:b/>
          <w:bCs/>
          <w:color w:themeColor="text1" w:val="000000"/>
          <w:sz w:val="20"/>
          <w:lang w:val="en-GB"/>
        </w:rPr>
        <w:t>i.</w:t>
      </w:r>
      <w:r>
        <w:rPr>
          <w:color w:themeColor="text1" w:val="000000"/>
          <w:sz w:val="20"/>
          <w:lang w:val="en-GB"/>
        </w:rPr>
        <w:t xml:space="preserve">     the national government?</w:t>
      </w:r>
    </w:p>
    <w:p>
      <w:pPr>
        <w:pStyle w:val="ListParagraph"/>
        <w:numPr>
          <w:ilvl w:val="0"/>
          <w:numId w:val="14"/>
        </w:numPr>
        <w:spacing w:before="0" w:after="0"/>
        <w:contextualSpacing/>
        <w:jc w:val="both"/>
        <w:rPr>
          <w:color w:themeColor="text1" w:val="000000"/>
          <w:lang w:val="en-GB"/>
        </w:rPr>
      </w:pPr>
      <w:r>
        <w:rPr>
          <w:color w:themeColor="text1" w:val="000000"/>
          <w:sz w:val="20"/>
          <w:szCs w:val="20"/>
          <w:lang w:val="en-GB"/>
        </w:rPr>
        <w:t>the European Commission?</w:t>
      </w:r>
    </w:p>
    <w:p>
      <w:pPr>
        <w:pStyle w:val="Normal"/>
        <w:spacing w:before="0" w:after="0"/>
        <w:jc w:val="both"/>
        <w:rPr>
          <w:color w:themeColor="text1" w:val="000000"/>
          <w:lang w:val="en-GB"/>
        </w:rPr>
      </w:pPr>
      <w:r>
        <w:rPr>
          <w:color w:themeColor="text1" w:val="000000"/>
          <w:lang w:val="en-GB"/>
        </w:rPr>
      </w:r>
    </w:p>
    <w:p>
      <w:pPr>
        <w:pStyle w:val="Normal"/>
        <w:spacing w:before="0" w:after="0"/>
        <w:rPr>
          <w:color w:val="FF0000"/>
          <w:lang w:val="en-GB"/>
        </w:rPr>
      </w:pPr>
      <w:r>
        <w:rPr>
          <w:color w:val="FF0000"/>
          <w:lang w:val="en-GB"/>
        </w:rPr>
        <w:t>Columns:</w:t>
      </w:r>
    </w:p>
    <w:p>
      <w:pPr>
        <w:pStyle w:val="Antwort"/>
        <w:rPr>
          <w:color w:themeColor="text1" w:val="000000"/>
          <w:lang w:val="en-GB"/>
        </w:rPr>
      </w:pPr>
      <w:r>
        <w:rPr>
          <w:lang w:val="en-GB"/>
        </w:rPr>
        <w:t>1 No trust at all</w:t>
      </w:r>
    </w:p>
    <w:p>
      <w:pPr>
        <w:pStyle w:val="Antwort"/>
        <w:rPr>
          <w:color w:themeColor="text1" w:val="000000"/>
          <w:lang w:val="en-GB"/>
        </w:rPr>
      </w:pPr>
      <w:r>
        <w:rPr>
          <w:lang w:val="en-GB"/>
        </w:rPr>
        <w:t xml:space="preserve">2 </w:t>
      </w:r>
    </w:p>
    <w:p>
      <w:pPr>
        <w:pStyle w:val="Antwort"/>
        <w:rPr>
          <w:color w:themeColor="text1" w:val="000000"/>
          <w:lang w:val="en-GB"/>
        </w:rPr>
      </w:pPr>
      <w:r>
        <w:rPr>
          <w:lang w:val="en-GB"/>
        </w:rPr>
        <w:t>3</w:t>
      </w:r>
    </w:p>
    <w:p>
      <w:pPr>
        <w:pStyle w:val="Antwort"/>
        <w:rPr>
          <w:color w:themeColor="text1" w:val="000000"/>
          <w:lang w:val="en-GB"/>
        </w:rPr>
      </w:pPr>
      <w:r>
        <w:rPr>
          <w:lang w:val="en-GB"/>
        </w:rPr>
        <w:t>4</w:t>
      </w:r>
    </w:p>
    <w:p>
      <w:pPr>
        <w:pStyle w:val="Antwort"/>
        <w:rPr>
          <w:color w:themeColor="text1" w:val="000000"/>
          <w:lang w:val="en-GB"/>
        </w:rPr>
      </w:pPr>
      <w:r>
        <w:rPr>
          <w:lang w:val="en-GB"/>
        </w:rPr>
        <w:t>5</w:t>
      </w:r>
    </w:p>
    <w:p>
      <w:pPr>
        <w:pStyle w:val="Antwort"/>
        <w:rPr>
          <w:color w:themeColor="text1" w:val="000000"/>
          <w:lang w:val="en-GB"/>
        </w:rPr>
      </w:pPr>
      <w:r>
        <w:rPr>
          <w:lang w:val="en-GB"/>
        </w:rPr>
        <w:t>6</w:t>
      </w:r>
    </w:p>
    <w:p>
      <w:pPr>
        <w:pStyle w:val="Antwort"/>
        <w:rPr>
          <w:color w:themeColor="text1" w:val="000000"/>
          <w:lang w:val="en-GB"/>
        </w:rPr>
      </w:pPr>
      <w:r>
        <w:rPr>
          <w:lang w:val="en-GB"/>
        </w:rPr>
        <w:t>7</w:t>
      </w:r>
    </w:p>
    <w:p>
      <w:pPr>
        <w:pStyle w:val="Antwort"/>
        <w:rPr>
          <w:color w:themeColor="text1" w:val="000000"/>
          <w:lang w:val="en-GB"/>
        </w:rPr>
      </w:pPr>
      <w:r>
        <w:rPr>
          <w:lang w:val="en-GB"/>
        </w:rPr>
        <w:t>8</w:t>
      </w:r>
    </w:p>
    <w:p>
      <w:pPr>
        <w:pStyle w:val="Antwort"/>
        <w:rPr>
          <w:color w:themeColor="text1" w:val="000000"/>
          <w:lang w:val="en-GB"/>
        </w:rPr>
      </w:pPr>
      <w:r>
        <w:rPr>
          <w:lang w:val="en-GB"/>
        </w:rPr>
        <w:t>9</w:t>
      </w:r>
    </w:p>
    <w:p>
      <w:pPr>
        <w:pStyle w:val="Antwort"/>
        <w:rPr>
          <w:color w:themeColor="text1" w:val="000000"/>
          <w:lang w:val="en-GB"/>
        </w:rPr>
      </w:pPr>
      <w:r>
        <w:rPr>
          <w:lang w:val="en-GB"/>
        </w:rPr>
        <w:t>10</w:t>
      </w:r>
    </w:p>
    <w:p>
      <w:pPr>
        <w:pStyle w:val="Antwort"/>
        <w:rPr>
          <w:color w:themeColor="text1" w:val="000000"/>
          <w:lang w:val="en-GB"/>
        </w:rPr>
      </w:pPr>
      <w:r>
        <w:rPr>
          <w:lang w:val="en-GB"/>
        </w:rPr>
        <w:t>11 Complete trust</w:t>
      </w:r>
    </w:p>
    <w:p>
      <w:pPr>
        <w:pStyle w:val="Antwort"/>
        <w:rPr>
          <w:lang w:val="en-GB"/>
        </w:rPr>
      </w:pPr>
      <w:r>
        <w:rPr>
          <w:lang w:val="en-GB"/>
        </w:rPr>
      </w:r>
    </w:p>
    <w:p>
      <w:pPr>
        <w:pStyle w:val="Antwort"/>
        <w:rPr>
          <w:color w:themeColor="text1" w:val="000000"/>
          <w:lang w:val="en-GB"/>
        </w:rPr>
      </w:pPr>
      <w:r>
        <w:rPr>
          <w:color w:themeColor="text1" w:val="000000"/>
          <w:lang w:val="en-GB"/>
        </w:rPr>
        <w:t>88 Prefer not to say</w:t>
      </w:r>
    </w:p>
    <w:p>
      <w:pPr>
        <w:pStyle w:val="Antwort"/>
        <w:rPr>
          <w:lang w:val="en-GB"/>
        </w:rPr>
      </w:pPr>
      <w:r>
        <w:rPr>
          <w:color w:themeColor="text1" w:val="000000"/>
          <w:lang w:val="en-GB"/>
        </w:rPr>
        <w:t xml:space="preserve">99 </w:t>
      </w:r>
      <w:r>
        <w:rPr>
          <w:lang w:val="en-GB"/>
        </w:rPr>
        <w:t>Do not know</w:t>
      </w:r>
    </w:p>
    <w:p>
      <w:pPr>
        <w:pStyle w:val="Normal"/>
        <w:rPr>
          <w:color w:themeColor="text1" w:val="000000"/>
          <w:lang w:val="en-GB"/>
        </w:rPr>
      </w:pPr>
      <w:r>
        <w:rPr>
          <w:color w:themeColor="text1" w:val="000000"/>
          <w:lang w:val="en-GB"/>
        </w:rPr>
      </w:r>
      <w:r>
        <w:br w:type="page"/>
      </w:r>
    </w:p>
    <w:p>
      <w:pPr>
        <w:pStyle w:val="Heading1"/>
        <w:numPr>
          <w:ilvl w:val="0"/>
          <w:numId w:val="4"/>
        </w:numPr>
        <w:spacing w:before="0" w:after="0"/>
        <w:contextualSpacing/>
        <w:rPr>
          <w:lang w:val="en-GB"/>
        </w:rPr>
      </w:pPr>
      <w:r>
        <w:rPr>
          <w:lang w:val="en-GB"/>
        </w:rPr>
        <w:t>Public Service Experiences and Assessments</w:t>
      </w:r>
    </w:p>
    <w:p>
      <w:pPr>
        <w:pStyle w:val="Normal"/>
        <w:rPr>
          <w:lang w:val="en-GB"/>
        </w:rPr>
      </w:pPr>
      <w:r>
        <w:rPr>
          <w:lang w:val="en-GB"/>
        </w:rPr>
      </w:r>
    </w:p>
    <w:p>
      <w:pPr>
        <w:pStyle w:val="Normal"/>
        <w:shd w:val="clear" w:color="auto" w:fill="548DD4"/>
        <w:spacing w:lineRule="auto" w:line="240" w:before="0" w:after="0"/>
        <w:ind w:hanging="709" w:start="709"/>
        <w:contextualSpacing/>
        <w:jc w:val="both"/>
        <w:rPr>
          <w:rFonts w:ascii="Calibri" w:hAnsi="Calibri" w:eastAsia="Times New Roman" w:cs="Calibri"/>
          <w:color w:val="FFFFFF"/>
          <w:lang w:val="en-US"/>
        </w:rPr>
      </w:pPr>
      <w:r>
        <w:rPr>
          <w:rFonts w:eastAsia="Times New Roman" w:cs="Calibri" w:ascii="Calibri" w:hAnsi="Calibri"/>
          <w:color w:val="FFFFFF"/>
          <w:lang w:val="en-US"/>
        </w:rPr>
        <w:t>Base: All respondents</w:t>
      </w:r>
    </w:p>
    <w:p>
      <w:pPr>
        <w:pStyle w:val="Normal"/>
        <w:spacing w:lineRule="auto" w:line="240" w:before="120" w:after="0"/>
        <w:rPr>
          <w:rFonts w:ascii="Calibri" w:hAnsi="Calibri" w:eastAsia="Times New Roman" w:cs="Calibri"/>
          <w:b/>
          <w:bCs/>
          <w:color w:val="0070C0"/>
          <w:lang w:val="en-US"/>
        </w:rPr>
      </w:pPr>
      <w:r>
        <w:rPr>
          <w:rFonts w:eastAsia="Times New Roman" w:cs="Calibri" w:ascii="Calibri" w:hAnsi="Calibri"/>
          <w:b/>
          <w:bCs/>
          <w:color w:val="0070C0"/>
          <w:lang w:val="en-US"/>
        </w:rPr>
        <w:t>INTROTEXT_8</w:t>
      </w:r>
    </w:p>
    <w:p>
      <w:pPr>
        <w:pStyle w:val="Hinweis"/>
        <w:rPr>
          <w:lang w:val="en-GB"/>
        </w:rPr>
      </w:pPr>
      <w:r>
        <w:rPr>
          <w:lang w:val="en-GB"/>
        </w:rPr>
        <w:t>We would now like to know about your experiences with the state. Let us begin with your views on taxes.</w:t>
      </w:r>
    </w:p>
    <w:p>
      <w:pPr>
        <w:pStyle w:val="Hinweis"/>
        <w:rPr>
          <w:lang w:val="en-GB"/>
        </w:rPr>
      </w:pPr>
      <w:r>
        <w:rPr>
          <w:lang w:val="en-GB"/>
        </w:rPr>
      </w:r>
    </w:p>
    <w:p>
      <w:pPr>
        <w:pStyle w:val="Normal"/>
        <w:shd w:val="clear" w:color="auto" w:fill="548DD4"/>
        <w:spacing w:lineRule="auto" w:line="240" w:before="0" w:after="0"/>
        <w:ind w:hanging="709" w:start="709"/>
        <w:contextualSpacing/>
        <w:jc w:val="both"/>
        <w:rPr>
          <w:rFonts w:ascii="Calibri" w:hAnsi="Calibri" w:eastAsia="Times New Roman" w:cs="Calibri"/>
          <w:color w:val="FFFFFF"/>
          <w:lang w:val="en-US"/>
        </w:rPr>
      </w:pPr>
      <w:r>
        <w:rPr>
          <w:rFonts w:eastAsia="Times New Roman" w:cs="Calibri" w:ascii="Calibri" w:hAnsi="Calibri"/>
          <w:color w:val="FFFFFF"/>
          <w:lang w:val="en-US"/>
        </w:rPr>
        <w:t>Base: All respondents</w:t>
      </w:r>
    </w:p>
    <w:p>
      <w:pPr>
        <w:pStyle w:val="Heading2"/>
        <w:rPr>
          <w:color w:val="FF0000"/>
          <w:lang w:val="en-GB"/>
        </w:rPr>
      </w:pPr>
      <w:r>
        <w:rPr>
          <w:lang w:val="en-GB"/>
        </w:rPr>
        <w:t xml:space="preserve">txbrd: Current Tax Assessment </w:t>
      </w:r>
      <w:r>
        <w:rPr>
          <w:color w:val="FF0000"/>
          <w:lang w:val="en-GB"/>
        </w:rPr>
        <w:t>[Collapsible grid, randomize order to be either a/b/c or c/b/a]</w:t>
      </w:r>
    </w:p>
    <w:p>
      <w:pPr>
        <w:pStyle w:val="FItem"/>
        <w:rPr>
          <w:lang w:val="en-GB"/>
        </w:rPr>
      </w:pPr>
      <w:r>
        <w:rPr>
          <w:lang w:val="en-GB"/>
        </w:rPr>
        <w:t>How would you describe taxes in [Country] today?</w:t>
      </w:r>
    </w:p>
    <w:p>
      <w:pPr>
        <w:pStyle w:val="Hinweis"/>
        <w:rPr>
          <w:lang w:val="en-GB"/>
        </w:rPr>
      </w:pPr>
      <w:r>
        <w:rPr>
          <w:lang w:val="en-GB"/>
        </w:rPr>
        <w:t>This refers to all taxes and levies, including wage/income tax, social security contributions, value-added tax, etc.</w:t>
      </w:r>
    </w:p>
    <w:p>
      <w:pPr>
        <w:pStyle w:val="Normal"/>
        <w:spacing w:before="0" w:after="0"/>
        <w:rPr>
          <w:color w:val="FF0000"/>
          <w:lang w:val="en-GB"/>
        </w:rPr>
      </w:pPr>
      <w:r>
        <w:rPr>
          <w:color w:val="FF0000"/>
          <w:lang w:val="en-GB"/>
        </w:rPr>
        <w:t>Rows:</w:t>
      </w:r>
    </w:p>
    <w:p>
      <w:pPr>
        <w:pStyle w:val="FItem"/>
        <w:numPr>
          <w:ilvl w:val="0"/>
          <w:numId w:val="8"/>
        </w:numPr>
        <w:rPr>
          <w:lang w:val="en-GB"/>
        </w:rPr>
      </w:pPr>
      <w:r>
        <w:rPr>
          <w:lang w:val="en-GB"/>
        </w:rPr>
        <w:t>For those with high incomes, taxes are …</w:t>
      </w:r>
    </w:p>
    <w:p>
      <w:pPr>
        <w:pStyle w:val="ListParagraph"/>
        <w:numPr>
          <w:ilvl w:val="0"/>
          <w:numId w:val="8"/>
        </w:numPr>
        <w:spacing w:before="0" w:after="0"/>
        <w:contextualSpacing/>
        <w:rPr>
          <w:b/>
          <w:bCs/>
          <w:color w:themeColor="text1" w:val="000000"/>
          <w:sz w:val="18"/>
          <w:szCs w:val="20"/>
          <w:lang w:val="en-GB"/>
        </w:rPr>
      </w:pPr>
      <w:r>
        <w:rPr>
          <w:b/>
          <w:bCs/>
          <w:sz w:val="20"/>
          <w:szCs w:val="20"/>
          <w:lang w:val="en-GB"/>
        </w:rPr>
        <w:t>For those with middle incomes, taxes are …</w:t>
      </w:r>
    </w:p>
    <w:p>
      <w:pPr>
        <w:pStyle w:val="ListParagraph"/>
        <w:numPr>
          <w:ilvl w:val="0"/>
          <w:numId w:val="8"/>
        </w:numPr>
        <w:spacing w:before="0" w:after="0"/>
        <w:contextualSpacing/>
        <w:rPr>
          <w:b/>
          <w:bCs/>
          <w:color w:themeColor="text1" w:val="000000"/>
          <w:sz w:val="18"/>
          <w:szCs w:val="20"/>
          <w:lang w:val="en-GB"/>
        </w:rPr>
      </w:pPr>
      <w:r>
        <w:rPr>
          <w:b/>
          <w:bCs/>
          <w:sz w:val="20"/>
          <w:szCs w:val="20"/>
          <w:lang w:val="en-GB"/>
        </w:rPr>
        <w:t>For those with low incomes, taxes are …</w:t>
      </w:r>
    </w:p>
    <w:p>
      <w:pPr>
        <w:pStyle w:val="Normal"/>
        <w:spacing w:before="0" w:after="0"/>
        <w:rPr>
          <w:color w:val="FF0000"/>
          <w:lang w:val="en-GB"/>
        </w:rPr>
      </w:pPr>
      <w:r>
        <w:rPr>
          <w:color w:val="FF0000"/>
          <w:lang w:val="en-GB"/>
        </w:rPr>
      </w:r>
    </w:p>
    <w:p>
      <w:pPr>
        <w:pStyle w:val="Normal"/>
        <w:spacing w:before="0" w:after="0"/>
        <w:rPr>
          <w:color w:val="FF0000"/>
          <w:lang w:val="en-GB"/>
        </w:rPr>
      </w:pPr>
      <w:r>
        <w:rPr>
          <w:color w:val="FF0000"/>
          <w:lang w:val="en-GB"/>
        </w:rPr>
        <w:t>Columns:</w:t>
      </w:r>
    </w:p>
    <w:p>
      <w:pPr>
        <w:pStyle w:val="Antwort"/>
        <w:rPr>
          <w:lang w:val="en-GB"/>
        </w:rPr>
      </w:pPr>
      <w:r>
        <w:rPr>
          <w:lang w:val="en-GB"/>
        </w:rPr>
        <w:t>1 much too low</w:t>
      </w:r>
    </w:p>
    <w:p>
      <w:pPr>
        <w:pStyle w:val="Antwort"/>
        <w:rPr>
          <w:lang w:val="en-GB"/>
        </w:rPr>
      </w:pPr>
      <w:r>
        <w:rPr>
          <w:lang w:val="en-GB"/>
        </w:rPr>
        <w:t>2 too low</w:t>
      </w:r>
    </w:p>
    <w:p>
      <w:pPr>
        <w:pStyle w:val="Antwort"/>
        <w:rPr>
          <w:lang w:val="en-GB"/>
        </w:rPr>
      </w:pPr>
      <w:r>
        <w:rPr>
          <w:lang w:val="en-GB"/>
        </w:rPr>
        <w:t>3 about right</w:t>
      </w:r>
    </w:p>
    <w:p>
      <w:pPr>
        <w:pStyle w:val="Antwort"/>
        <w:rPr>
          <w:lang w:val="en-GB"/>
        </w:rPr>
      </w:pPr>
      <w:r>
        <w:rPr>
          <w:lang w:val="en-GB"/>
        </w:rPr>
        <w:t>4 too high</w:t>
      </w:r>
    </w:p>
    <w:p>
      <w:pPr>
        <w:pStyle w:val="Antwort"/>
        <w:rPr>
          <w:lang w:val="en-GB"/>
        </w:rPr>
      </w:pPr>
      <w:r>
        <w:rPr>
          <w:lang w:val="en-GB"/>
        </w:rPr>
        <w:t>5 much too high</w:t>
      </w:r>
    </w:p>
    <w:p>
      <w:pPr>
        <w:pStyle w:val="Antwort"/>
        <w:rPr>
          <w:lang w:val="en-GB"/>
        </w:rPr>
      </w:pPr>
      <w:r>
        <w:rPr>
          <w:lang w:val="en-GB"/>
        </w:rPr>
      </w:r>
    </w:p>
    <w:p>
      <w:pPr>
        <w:pStyle w:val="Antwort"/>
        <w:rPr>
          <w:color w:themeColor="text1" w:val="000000"/>
          <w:lang w:val="en-GB"/>
        </w:rPr>
      </w:pPr>
      <w:r>
        <w:rPr>
          <w:color w:themeColor="text1" w:val="000000"/>
          <w:lang w:val="en-GB"/>
        </w:rPr>
        <w:t>88 Prefer not to say</w:t>
      </w:r>
    </w:p>
    <w:p>
      <w:pPr>
        <w:pStyle w:val="Antwort"/>
        <w:rPr>
          <w:lang w:val="en-GB"/>
        </w:rPr>
      </w:pPr>
      <w:r>
        <w:rPr>
          <w:color w:themeColor="text1" w:val="000000"/>
          <w:lang w:val="en-GB"/>
        </w:rPr>
        <w:t xml:space="preserve">99 </w:t>
      </w:r>
      <w:r>
        <w:rPr>
          <w:lang w:val="en-GB"/>
        </w:rPr>
        <w:t>Do not know</w:t>
      </w:r>
    </w:p>
    <w:p>
      <w:pPr>
        <w:pStyle w:val="Normal"/>
        <w:rPr>
          <w:lang w:val="en-GB"/>
        </w:rPr>
      </w:pPr>
      <w:r>
        <w:rPr>
          <w:lang w:val="en-GB"/>
        </w:rPr>
      </w:r>
    </w:p>
    <w:p>
      <w:pPr>
        <w:pStyle w:val="Normal"/>
        <w:shd w:val="clear" w:color="auto" w:fill="548DD4"/>
        <w:spacing w:lineRule="auto" w:line="240" w:before="0" w:after="0"/>
        <w:ind w:hanging="709" w:start="709"/>
        <w:contextualSpacing/>
        <w:jc w:val="both"/>
        <w:rPr>
          <w:rFonts w:ascii="Calibri" w:hAnsi="Calibri" w:eastAsia="Times New Roman" w:cs="Calibri"/>
          <w:color w:val="FFFFFF"/>
          <w:lang w:val="en-US"/>
        </w:rPr>
      </w:pPr>
      <w:r>
        <w:rPr>
          <w:rFonts w:eastAsia="Times New Roman" w:cs="Calibri" w:ascii="Calibri" w:hAnsi="Calibri"/>
          <w:color w:val="FFFFFF"/>
          <w:lang w:val="en-US"/>
        </w:rPr>
        <w:t>Base: All respondents</w:t>
      </w:r>
    </w:p>
    <w:p>
      <w:pPr>
        <w:pStyle w:val="Normal"/>
        <w:spacing w:before="0" w:after="0"/>
        <w:rPr>
          <w:b/>
          <w:bCs/>
          <w:sz w:val="20"/>
          <w:szCs w:val="20"/>
          <w:lang w:val="en-GB"/>
        </w:rPr>
      </w:pPr>
      <w:r>
        <w:rPr>
          <w:b/>
          <w:bCs/>
          <w:sz w:val="20"/>
          <w:szCs w:val="20"/>
          <w:lang w:val="en-GB"/>
        </w:rPr>
        <w:t xml:space="preserve">psu: Public service: usage in last 12 months </w:t>
      </w:r>
      <w:r>
        <w:rPr>
          <w:b/>
          <w:bCs/>
          <w:color w:val="FF0000"/>
          <w:sz w:val="20"/>
          <w:szCs w:val="20"/>
          <w:lang w:val="en-GB"/>
        </w:rPr>
        <w:t>[Collapsible grid, randomize rows]</w:t>
      </w:r>
    </w:p>
    <w:p>
      <w:pPr>
        <w:pStyle w:val="Hinweis"/>
        <w:rPr>
          <w:lang w:val="en-GB"/>
        </w:rPr>
      </w:pPr>
      <w:r>
        <w:rPr>
          <w:lang w:val="en-GB"/>
        </w:rPr>
        <w:t xml:space="preserve">Now let us turn to your experiences with public services. These are services that the state or one of its agencies provide for people in [COUNTRY]. </w:t>
      </w:r>
    </w:p>
    <w:p>
      <w:pPr>
        <w:pStyle w:val="Hinweis"/>
        <w:rPr>
          <w:lang w:val="en-GB"/>
        </w:rPr>
      </w:pPr>
      <w:r>
        <w:rPr>
          <w:lang w:val="en-GB"/>
        </w:rPr>
        <w:t>We are also interested in experiences of family members, by which we mean your closest relatives: grand-parents, parents, siblings, partners, children, and grand-children.</w:t>
      </w:r>
    </w:p>
    <w:p>
      <w:pPr>
        <w:pStyle w:val="Normal"/>
        <w:spacing w:before="0" w:after="0"/>
        <w:rPr>
          <w:b/>
          <w:bCs/>
          <w:sz w:val="20"/>
          <w:szCs w:val="20"/>
          <w:lang w:val="en-GB"/>
        </w:rPr>
      </w:pPr>
      <w:r>
        <w:rPr>
          <w:b/>
          <w:bCs/>
          <w:sz w:val="20"/>
          <w:szCs w:val="20"/>
          <w:lang w:val="en-GB"/>
        </w:rPr>
      </w:r>
    </w:p>
    <w:p>
      <w:pPr>
        <w:pStyle w:val="Normal"/>
        <w:spacing w:before="0" w:after="0"/>
        <w:rPr>
          <w:b/>
          <w:bCs/>
          <w:sz w:val="20"/>
          <w:szCs w:val="20"/>
          <w:lang w:val="en-GB"/>
        </w:rPr>
      </w:pPr>
      <w:r>
        <w:rPr>
          <w:b/>
          <w:bCs/>
          <w:sz w:val="20"/>
          <w:szCs w:val="20"/>
          <w:lang w:val="en-GB"/>
        </w:rPr>
        <w:t>In the last 12 months, have you or one of your family members ...</w:t>
      </w:r>
    </w:p>
    <w:p>
      <w:pPr>
        <w:pStyle w:val="Normal"/>
        <w:spacing w:before="0" w:after="0"/>
        <w:rPr>
          <w:color w:val="FF0000"/>
          <w:lang w:val="en-GB"/>
        </w:rPr>
      </w:pPr>
      <w:r>
        <w:rPr>
          <w:color w:val="FF0000"/>
          <w:lang w:val="en-GB"/>
        </w:rPr>
        <w:t>Rows:</w:t>
      </w:r>
    </w:p>
    <w:p>
      <w:pPr>
        <w:pStyle w:val="FItem"/>
        <w:numPr>
          <w:ilvl w:val="0"/>
          <w:numId w:val="9"/>
        </w:numPr>
        <w:jc w:val="start"/>
        <w:rPr>
          <w:lang w:val="en-GB"/>
        </w:rPr>
      </w:pPr>
      <w:r>
        <w:rPr>
          <w:lang w:val="en-GB"/>
        </w:rPr>
        <w:t>personally made use of the public healthcare system, including visits to doctors?</w:t>
      </w:r>
    </w:p>
    <w:p>
      <w:pPr>
        <w:pStyle w:val="ListParagraph"/>
        <w:numPr>
          <w:ilvl w:val="0"/>
          <w:numId w:val="9"/>
        </w:numPr>
        <w:spacing w:before="0" w:after="0"/>
        <w:contextualSpacing/>
        <w:rPr>
          <w:b/>
          <w:bCs/>
          <w:color w:themeColor="text1" w:val="000000"/>
          <w:sz w:val="20"/>
          <w:szCs w:val="20"/>
          <w:lang w:val="en-GB"/>
        </w:rPr>
      </w:pPr>
      <w:r>
        <w:rPr>
          <w:b/>
          <w:bCs/>
          <w:sz w:val="20"/>
          <w:szCs w:val="20"/>
          <w:lang w:val="en-GB"/>
        </w:rPr>
        <w:t>attended a primary school or a secondary school?</w:t>
      </w:r>
    </w:p>
    <w:p>
      <w:pPr>
        <w:pStyle w:val="ListParagraph"/>
        <w:numPr>
          <w:ilvl w:val="0"/>
          <w:numId w:val="9"/>
        </w:numPr>
        <w:spacing w:before="0" w:after="0"/>
        <w:contextualSpacing/>
        <w:rPr>
          <w:b/>
          <w:bCs/>
          <w:color w:themeColor="text1" w:val="000000"/>
          <w:sz w:val="20"/>
          <w:szCs w:val="20"/>
          <w:lang w:val="en-GB"/>
        </w:rPr>
      </w:pPr>
      <w:r>
        <w:rPr>
          <w:b/>
          <w:bCs/>
          <w:sz w:val="20"/>
          <w:szCs w:val="20"/>
          <w:lang w:val="en-GB"/>
        </w:rPr>
        <w:t>had a personal exchange with somebody from the tax authority?</w:t>
      </w:r>
    </w:p>
    <w:p>
      <w:pPr>
        <w:pStyle w:val="Normal"/>
        <w:spacing w:before="0" w:after="0"/>
        <w:ind w:start="284"/>
        <w:rPr>
          <w:b/>
          <w:bCs/>
          <w:color w:themeColor="text1" w:val="000000"/>
          <w:sz w:val="20"/>
          <w:szCs w:val="20"/>
          <w:lang w:val="en-GB"/>
        </w:rPr>
      </w:pPr>
      <w:r>
        <w:rPr>
          <w:b/>
          <w:bCs/>
          <w:color w:themeColor="text1" w:val="000000"/>
          <w:sz w:val="20"/>
          <w:szCs w:val="20"/>
          <w:lang w:val="en-GB"/>
        </w:rPr>
        <w:t>e.    used public transport (bus, train, tram etc.)?</w:t>
      </w:r>
    </w:p>
    <w:p>
      <w:pPr>
        <w:pStyle w:val="ListParagraph"/>
        <w:numPr>
          <w:ilvl w:val="0"/>
          <w:numId w:val="3"/>
        </w:numPr>
        <w:spacing w:before="0" w:after="0"/>
        <w:ind w:hanging="360" w:start="567"/>
        <w:contextualSpacing/>
        <w:rPr>
          <w:b/>
          <w:bCs/>
          <w:color w:themeColor="text1" w:val="000000"/>
          <w:sz w:val="20"/>
          <w:szCs w:val="20"/>
          <w:lang w:val="en-GB"/>
        </w:rPr>
      </w:pPr>
      <w:r>
        <w:rPr>
          <w:b/>
          <w:bCs/>
          <w:sz w:val="20"/>
          <w:szCs w:val="20"/>
          <w:lang w:val="en-GB"/>
        </w:rPr>
        <w:t>received social benefits or used employment services?</w:t>
      </w:r>
    </w:p>
    <w:p>
      <w:pPr>
        <w:pStyle w:val="Normal"/>
        <w:spacing w:before="0" w:after="0"/>
        <w:rPr>
          <w:color w:val="FF0000"/>
          <w:lang w:val="en-GB"/>
        </w:rPr>
      </w:pPr>
      <w:r>
        <w:rPr>
          <w:color w:val="FF0000"/>
          <w:lang w:val="en-GB"/>
        </w:rPr>
      </w:r>
    </w:p>
    <w:p>
      <w:pPr>
        <w:pStyle w:val="Normal"/>
        <w:spacing w:before="0" w:after="0"/>
        <w:rPr>
          <w:color w:val="FF0000"/>
          <w:lang w:val="en-GB"/>
        </w:rPr>
      </w:pPr>
      <w:r>
        <w:rPr>
          <w:color w:val="FF0000"/>
          <w:lang w:val="en-GB"/>
        </w:rPr>
        <w:t>Columns:</w:t>
      </w:r>
    </w:p>
    <w:p>
      <w:pPr>
        <w:pStyle w:val="Antwort"/>
        <w:rPr>
          <w:lang w:val="en-GB"/>
        </w:rPr>
      </w:pPr>
      <w:r>
        <w:rPr>
          <w:lang w:val="en-GB"/>
        </w:rPr>
        <w:t>1 Neither I, nor someone from my family</w:t>
      </w:r>
    </w:p>
    <w:p>
      <w:pPr>
        <w:pStyle w:val="Antwort"/>
        <w:rPr>
          <w:lang w:val="en-GB"/>
        </w:rPr>
      </w:pPr>
      <w:r>
        <w:rPr>
          <w:lang w:val="en-GB"/>
        </w:rPr>
        <w:t>2 Not I, but someone from my family</w:t>
      </w:r>
    </w:p>
    <w:p>
      <w:pPr>
        <w:pStyle w:val="Antwort"/>
        <w:rPr>
          <w:lang w:val="en-GB"/>
        </w:rPr>
      </w:pPr>
      <w:r>
        <w:rPr>
          <w:lang w:val="en-GB"/>
        </w:rPr>
        <w:t>3 I have used it myself, but no one else from my family</w:t>
      </w:r>
    </w:p>
    <w:p>
      <w:pPr>
        <w:pStyle w:val="Antwort"/>
        <w:rPr>
          <w:lang w:val="en-GB"/>
        </w:rPr>
      </w:pPr>
      <w:r>
        <w:rPr>
          <w:lang w:val="en-GB"/>
        </w:rPr>
        <w:t>4 I and someone from my family have used it</w:t>
      </w:r>
    </w:p>
    <w:p>
      <w:pPr>
        <w:pStyle w:val="Antwort"/>
        <w:ind w:start="0"/>
        <w:rPr>
          <w:lang w:val="en-GB"/>
        </w:rPr>
      </w:pPr>
      <w:r>
        <w:rPr>
          <w:lang w:val="en-GB"/>
        </w:rPr>
      </w:r>
    </w:p>
    <w:p>
      <w:pPr>
        <w:pStyle w:val="Antwort"/>
        <w:ind w:start="0"/>
        <w:rPr>
          <w:lang w:val="en-GB"/>
        </w:rPr>
      </w:pPr>
      <w:r>
        <w:rPr>
          <w:lang w:val="en-GB"/>
        </w:rPr>
      </w:r>
    </w:p>
    <w:p>
      <w:pPr>
        <w:pStyle w:val="Antwort"/>
        <w:ind w:start="0"/>
        <w:rPr>
          <w:lang w:val="en-GB"/>
        </w:rPr>
      </w:pPr>
      <w:r>
        <w:rPr>
          <w:lang w:val="en-GB"/>
        </w:rPr>
      </w:r>
    </w:p>
    <w:p>
      <w:pPr>
        <w:pStyle w:val="Antwort"/>
        <w:ind w:start="0"/>
        <w:rPr>
          <w:lang w:val="en-GB"/>
        </w:rPr>
      </w:pPr>
      <w:r>
        <w:rPr>
          <w:lang w:val="en-GB"/>
        </w:rPr>
      </w:r>
    </w:p>
    <w:p>
      <w:pPr>
        <w:pStyle w:val="Normal"/>
        <w:shd w:val="clear" w:color="auto" w:fill="548DD4"/>
        <w:spacing w:lineRule="auto" w:line="240" w:before="0" w:after="0"/>
        <w:ind w:hanging="709" w:start="709"/>
        <w:contextualSpacing/>
        <w:jc w:val="both"/>
        <w:rPr>
          <w:rFonts w:ascii="Calibri" w:hAnsi="Calibri" w:eastAsia="Times New Roman" w:cs="Calibri"/>
          <w:color w:val="FFFFFF"/>
          <w:lang w:val="en-US"/>
        </w:rPr>
      </w:pPr>
      <w:r>
        <w:rPr>
          <w:rFonts w:eastAsia="Times New Roman" w:cs="Calibri" w:ascii="Calibri" w:hAnsi="Calibri"/>
          <w:color w:val="FFFFFF"/>
          <w:lang w:val="en-US"/>
        </w:rPr>
        <w:t>Base: All respondents</w:t>
      </w:r>
    </w:p>
    <w:p>
      <w:pPr>
        <w:pStyle w:val="Heading2"/>
        <w:rPr>
          <w:lang w:val="en-GB"/>
        </w:rPr>
      </w:pPr>
      <w:r>
        <w:rPr>
          <w:lang w:val="en-GB"/>
        </w:rPr>
        <w:t xml:space="preserve">pssatgen: Public service: overall satisfaction </w:t>
      </w:r>
      <w:r>
        <w:rPr>
          <w:color w:val="FF0000"/>
          <w:lang w:val="en-GB"/>
        </w:rPr>
        <w:t>[Single Answer]</w:t>
      </w:r>
    </w:p>
    <w:p>
      <w:pPr>
        <w:pStyle w:val="FItem"/>
        <w:rPr>
          <w:b w:val="false"/>
          <w:bCs w:val="false"/>
          <w:lang w:val="en-GB"/>
        </w:rPr>
      </w:pPr>
      <w:r>
        <w:rPr>
          <w:b w:val="false"/>
          <w:bCs w:val="false"/>
          <w:lang w:val="en-GB"/>
        </w:rPr>
        <w:t xml:space="preserve">The state provides public services such as healthcare, education, and public transport. </w:t>
      </w:r>
    </w:p>
    <w:p>
      <w:pPr>
        <w:pStyle w:val="FItem"/>
        <w:rPr>
          <w:b w:val="false"/>
          <w:bCs w:val="false"/>
          <w:lang w:val="en-GB"/>
        </w:rPr>
      </w:pPr>
      <w:r>
        <w:rPr>
          <w:b w:val="false"/>
          <w:bCs w:val="false"/>
          <w:lang w:val="en-GB"/>
        </w:rPr>
        <w:t>How much do you agree or disagree with the following statement?</w:t>
      </w:r>
    </w:p>
    <w:p>
      <w:pPr>
        <w:pStyle w:val="FItem"/>
        <w:rPr>
          <w:color w:themeColor="text1" w:val="000000"/>
          <w:lang w:val="en-GB"/>
        </w:rPr>
      </w:pPr>
      <w:r>
        <w:rPr>
          <w:lang w:val="en-GB"/>
        </w:rPr>
        <w:t>I am satisfied with the overall quality of public services in [country].</w:t>
      </w:r>
    </w:p>
    <w:p>
      <w:pPr>
        <w:pStyle w:val="Antwort"/>
        <w:ind w:hanging="142" w:start="993"/>
        <w:rPr>
          <w:color w:themeColor="text1" w:val="000000"/>
          <w:lang w:val="en-GB"/>
        </w:rPr>
      </w:pPr>
      <w:r>
        <w:rPr>
          <w:color w:themeColor="text1" w:val="000000"/>
          <w:lang w:val="en-GB"/>
        </w:rPr>
        <w:t>1 Strongly disagree</w:t>
      </w:r>
    </w:p>
    <w:p>
      <w:pPr>
        <w:pStyle w:val="Antwort"/>
        <w:rPr>
          <w:color w:themeColor="text1" w:val="000000"/>
          <w:lang w:val="en-GB"/>
        </w:rPr>
      </w:pPr>
      <w:r>
        <w:rPr>
          <w:lang w:val="en-GB"/>
        </w:rPr>
        <w:t>2 Disagree</w:t>
      </w:r>
    </w:p>
    <w:p>
      <w:pPr>
        <w:pStyle w:val="Antwort"/>
        <w:rPr>
          <w:color w:themeColor="text1" w:val="000000"/>
          <w:lang w:val="en-GB"/>
        </w:rPr>
      </w:pPr>
      <w:r>
        <w:rPr>
          <w:lang w:val="en-GB"/>
        </w:rPr>
        <w:t>3 Neither agree nor disagree</w:t>
      </w:r>
    </w:p>
    <w:p>
      <w:pPr>
        <w:pStyle w:val="Antwort"/>
        <w:rPr>
          <w:color w:themeColor="text1" w:val="000000"/>
          <w:lang w:val="en-GB"/>
        </w:rPr>
      </w:pPr>
      <w:r>
        <w:rPr>
          <w:lang w:val="en-GB"/>
        </w:rPr>
        <w:t>4 Agree</w:t>
      </w:r>
    </w:p>
    <w:p>
      <w:pPr>
        <w:pStyle w:val="Antwort"/>
        <w:ind w:hanging="142" w:start="993"/>
        <w:rPr>
          <w:color w:themeColor="text1" w:val="000000"/>
          <w:lang w:val="en-GB"/>
        </w:rPr>
      </w:pPr>
      <w:r>
        <w:rPr>
          <w:color w:themeColor="text1" w:val="000000"/>
          <w:lang w:val="en-GB"/>
        </w:rPr>
        <w:t>5 Strongly agree</w:t>
      </w:r>
    </w:p>
    <w:p>
      <w:pPr>
        <w:pStyle w:val="Antwort"/>
        <w:ind w:hanging="142" w:start="993"/>
        <w:rPr>
          <w:color w:themeColor="text1" w:val="000000"/>
          <w:lang w:val="en-GB"/>
        </w:rPr>
      </w:pPr>
      <w:r>
        <w:rPr>
          <w:color w:themeColor="text1" w:val="000000"/>
          <w:lang w:val="en-GB"/>
        </w:rPr>
      </w:r>
    </w:p>
    <w:p>
      <w:pPr>
        <w:pStyle w:val="Antwort"/>
        <w:rPr>
          <w:color w:themeColor="text1" w:val="000000"/>
          <w:lang w:val="en-GB"/>
        </w:rPr>
      </w:pPr>
      <w:r>
        <w:rPr>
          <w:color w:themeColor="text1" w:val="000000"/>
          <w:lang w:val="en-GB"/>
        </w:rPr>
        <w:t>88 Prefer not to say</w:t>
      </w:r>
    </w:p>
    <w:p>
      <w:pPr>
        <w:pStyle w:val="Antwort"/>
        <w:rPr>
          <w:lang w:val="en-GB"/>
        </w:rPr>
      </w:pPr>
      <w:r>
        <w:rPr>
          <w:color w:themeColor="text1" w:val="000000"/>
          <w:lang w:val="en-GB"/>
        </w:rPr>
        <w:t xml:space="preserve">99 </w:t>
      </w:r>
      <w:r>
        <w:rPr>
          <w:lang w:val="en-GB"/>
        </w:rPr>
        <w:t>Do not know</w:t>
      </w:r>
    </w:p>
    <w:p>
      <w:pPr>
        <w:pStyle w:val="Normal"/>
        <w:rPr>
          <w:color w:themeColor="text1" w:val="000000"/>
          <w:lang w:val="en-GB"/>
        </w:rPr>
      </w:pPr>
      <w:r>
        <w:rPr>
          <w:color w:themeColor="text1" w:val="000000"/>
          <w:lang w:val="en-GB"/>
        </w:rPr>
      </w:r>
    </w:p>
    <w:p>
      <w:pPr>
        <w:pStyle w:val="Normal"/>
        <w:shd w:val="clear" w:color="auto" w:fill="548DD4"/>
        <w:spacing w:lineRule="auto" w:line="240" w:before="0" w:after="0"/>
        <w:ind w:hanging="709" w:start="709"/>
        <w:contextualSpacing/>
        <w:jc w:val="both"/>
        <w:rPr>
          <w:rFonts w:ascii="Calibri" w:hAnsi="Calibri" w:eastAsia="Times New Roman" w:cs="Calibri"/>
          <w:color w:val="FFFFFF"/>
          <w:lang w:val="en-US"/>
        </w:rPr>
      </w:pPr>
      <w:r>
        <w:rPr>
          <w:rFonts w:eastAsia="Times New Roman" w:cs="Calibri" w:ascii="Calibri" w:hAnsi="Calibri"/>
          <w:color w:val="FFFFFF"/>
          <w:lang w:val="en-US"/>
        </w:rPr>
        <w:t>Base: All respondents</w:t>
      </w:r>
    </w:p>
    <w:p>
      <w:pPr>
        <w:pStyle w:val="Heading2"/>
        <w:rPr>
          <w:lang w:val="en-GB"/>
        </w:rPr>
      </w:pPr>
      <w:r>
        <w:rPr>
          <w:lang w:val="en-GB"/>
        </w:rPr>
        <w:t xml:space="preserve">pssatloc: Public service: relative satisfaction in local area </w:t>
      </w:r>
      <w:r>
        <w:rPr>
          <w:color w:val="FF0000"/>
          <w:lang w:val="en-GB"/>
        </w:rPr>
        <w:t>[Single Answer]</w:t>
      </w:r>
    </w:p>
    <w:p>
      <w:pPr>
        <w:pStyle w:val="FItem"/>
        <w:rPr>
          <w:color w:themeColor="text1" w:val="000000"/>
          <w:lang w:val="en-GB"/>
        </w:rPr>
      </w:pPr>
      <w:r>
        <w:rPr>
          <w:lang w:val="en-GB"/>
        </w:rPr>
        <w:t>Do you think the quality of public services in your village, town or city is better, the same or worse than in most of [country]?</w:t>
      </w:r>
    </w:p>
    <w:p>
      <w:pPr>
        <w:pStyle w:val="Antwort"/>
        <w:ind w:hanging="142" w:start="993"/>
        <w:rPr>
          <w:color w:themeColor="text1" w:val="000000"/>
          <w:lang w:val="en-GB"/>
        </w:rPr>
      </w:pPr>
      <w:r>
        <w:rPr>
          <w:color w:themeColor="text1" w:val="000000"/>
          <w:lang w:val="en-GB"/>
        </w:rPr>
        <w:t>1 Much worse</w:t>
      </w:r>
    </w:p>
    <w:p>
      <w:pPr>
        <w:pStyle w:val="Antwort"/>
        <w:ind w:hanging="142" w:start="993"/>
        <w:rPr>
          <w:color w:themeColor="text1" w:val="000000"/>
          <w:lang w:val="en-GB"/>
        </w:rPr>
      </w:pPr>
      <w:r>
        <w:rPr>
          <w:color w:themeColor="text1" w:val="000000"/>
          <w:lang w:val="en-GB"/>
        </w:rPr>
        <w:t xml:space="preserve">2 Worse </w:t>
      </w:r>
    </w:p>
    <w:p>
      <w:pPr>
        <w:pStyle w:val="Antwort"/>
        <w:ind w:hanging="142" w:start="993"/>
        <w:rPr>
          <w:color w:themeColor="text1" w:val="000000"/>
          <w:lang w:val="en-GB"/>
        </w:rPr>
      </w:pPr>
      <w:r>
        <w:rPr>
          <w:color w:themeColor="text1" w:val="000000"/>
          <w:lang w:val="en-GB"/>
        </w:rPr>
        <w:t>3 About the same</w:t>
      </w:r>
    </w:p>
    <w:p>
      <w:pPr>
        <w:pStyle w:val="Antwort"/>
        <w:ind w:hanging="142" w:start="993"/>
        <w:rPr>
          <w:color w:themeColor="text1" w:val="000000"/>
          <w:lang w:val="en-GB"/>
        </w:rPr>
      </w:pPr>
      <w:r>
        <w:rPr>
          <w:color w:themeColor="text1" w:val="000000"/>
          <w:lang w:val="en-GB"/>
        </w:rPr>
        <w:t>4 Better</w:t>
      </w:r>
    </w:p>
    <w:p>
      <w:pPr>
        <w:pStyle w:val="Antwort"/>
        <w:ind w:hanging="142" w:start="993"/>
        <w:rPr>
          <w:color w:themeColor="text1" w:val="000000"/>
          <w:lang w:val="en-GB"/>
        </w:rPr>
      </w:pPr>
      <w:r>
        <w:rPr>
          <w:color w:themeColor="text1" w:val="000000"/>
          <w:lang w:val="en-GB"/>
        </w:rPr>
        <w:t>5 Much better</w:t>
      </w:r>
    </w:p>
    <w:p>
      <w:pPr>
        <w:pStyle w:val="Antwort"/>
        <w:ind w:hanging="142" w:start="993"/>
        <w:rPr>
          <w:color w:themeColor="text1" w:val="000000"/>
          <w:lang w:val="en-GB"/>
        </w:rPr>
      </w:pPr>
      <w:r>
        <w:rPr>
          <w:color w:themeColor="text1" w:val="000000"/>
          <w:lang w:val="en-GB"/>
        </w:rPr>
      </w:r>
    </w:p>
    <w:p>
      <w:pPr>
        <w:pStyle w:val="Antwort"/>
        <w:rPr>
          <w:color w:themeColor="text1" w:val="000000"/>
          <w:lang w:val="en-GB"/>
        </w:rPr>
      </w:pPr>
      <w:r>
        <w:rPr>
          <w:color w:themeColor="text1" w:val="000000"/>
          <w:lang w:val="en-GB"/>
        </w:rPr>
        <w:t>88 Prefer not to say</w:t>
      </w:r>
    </w:p>
    <w:p>
      <w:pPr>
        <w:pStyle w:val="Antwort"/>
        <w:rPr>
          <w:lang w:val="en-GB"/>
        </w:rPr>
      </w:pPr>
      <w:r>
        <w:rPr>
          <w:color w:themeColor="text1" w:val="000000"/>
          <w:lang w:val="en-GB"/>
        </w:rPr>
        <w:t xml:space="preserve">99 </w:t>
      </w:r>
      <w:r>
        <w:rPr>
          <w:lang w:val="en-GB"/>
        </w:rPr>
        <w:t>Do not know</w:t>
      </w:r>
    </w:p>
    <w:p>
      <w:pPr>
        <w:pStyle w:val="Normal"/>
        <w:rPr>
          <w:color w:themeColor="text1" w:val="000000"/>
          <w:lang w:val="en-GB"/>
        </w:rPr>
      </w:pPr>
      <w:r>
        <w:rPr>
          <w:color w:themeColor="text1" w:val="000000"/>
          <w:lang w:val="en-GB"/>
        </w:rPr>
      </w:r>
    </w:p>
    <w:p>
      <w:pPr>
        <w:pStyle w:val="Normal"/>
        <w:shd w:val="clear" w:color="auto" w:fill="548DD4"/>
        <w:spacing w:lineRule="auto" w:line="240" w:before="0" w:after="0"/>
        <w:ind w:hanging="709" w:start="709"/>
        <w:contextualSpacing/>
        <w:jc w:val="both"/>
        <w:rPr>
          <w:rFonts w:ascii="Calibri" w:hAnsi="Calibri" w:eastAsia="Times New Roman" w:cs="Calibri"/>
          <w:color w:val="FFFFFF"/>
          <w:lang w:val="en-US"/>
        </w:rPr>
      </w:pPr>
      <w:r>
        <w:rPr>
          <w:rFonts w:eastAsia="Times New Roman" w:cs="Calibri" w:ascii="Calibri" w:hAnsi="Calibri"/>
          <w:color w:val="FFFFFF"/>
          <w:lang w:val="en-US"/>
        </w:rPr>
        <w:t>Base: All respondents</w:t>
      </w:r>
    </w:p>
    <w:p>
      <w:pPr>
        <w:pStyle w:val="Heading2"/>
        <w:rPr>
          <w:lang w:val="en-GB"/>
        </w:rPr>
      </w:pPr>
      <w:r>
        <w:rPr>
          <w:lang w:val="en-GB"/>
        </w:rPr>
        <w:t xml:space="preserve">psq: Quality public sector </w:t>
      </w:r>
      <w:r>
        <w:rPr>
          <w:color w:val="FF0000"/>
          <w:lang w:val="en-GB"/>
        </w:rPr>
        <w:t>[Collapsible grid, display rows in the same order as in psu, keep item d at the end]</w:t>
      </w:r>
    </w:p>
    <w:p>
      <w:pPr>
        <w:pStyle w:val="FItem"/>
        <w:rPr>
          <w:lang w:val="en-GB"/>
        </w:rPr>
      </w:pPr>
      <w:r>
        <w:rPr>
          <w:lang w:val="en-GB"/>
        </w:rPr>
        <w:t>How do you rate each of the following public service areas in [country]?</w:t>
      </w:r>
    </w:p>
    <w:p>
      <w:pPr>
        <w:pStyle w:val="FItem"/>
        <w:rPr>
          <w:color w:themeColor="text1" w:val="000000"/>
          <w:lang w:val="en-US"/>
        </w:rPr>
      </w:pPr>
      <w:r>
        <w:rPr>
          <w:color w:val="FF0000"/>
          <w:highlight w:val="yellow"/>
          <w:lang w:val="en-US"/>
        </w:rPr>
        <w:t xml:space="preserve">IF FIELD_METHOD=CATI: CATI INSTRUCTION: </w:t>
      </w:r>
      <w:r>
        <w:rPr>
          <w:b w:val="false"/>
          <w:bCs w:val="false"/>
          <w:color w:themeColor="text1" w:val="000000"/>
          <w:highlight w:val="yellow"/>
          <w:lang w:val="en-US"/>
        </w:rPr>
        <w:t>READ OUT: “Please indicate your answer on a scale of 1 to 11, where 1 corresponds to Very poor and 11 corresponds to Excellent.”</w:t>
      </w:r>
    </w:p>
    <w:p>
      <w:pPr>
        <w:pStyle w:val="FItem"/>
        <w:rPr>
          <w:lang w:val="en-GB"/>
        </w:rPr>
      </w:pPr>
      <w:r>
        <w:rPr>
          <w:lang w:val="en-GB"/>
        </w:rPr>
      </w:r>
    </w:p>
    <w:p>
      <w:pPr>
        <w:pStyle w:val="Normal"/>
        <w:spacing w:before="0" w:after="0"/>
        <w:rPr>
          <w:color w:val="FF0000"/>
          <w:lang w:val="en-GB"/>
        </w:rPr>
      </w:pPr>
      <w:r>
        <w:rPr>
          <w:color w:val="FF0000"/>
          <w:lang w:val="en-GB"/>
        </w:rPr>
        <w:t>Rows:</w:t>
      </w:r>
    </w:p>
    <w:p>
      <w:pPr>
        <w:pStyle w:val="ListParagraph"/>
        <w:numPr>
          <w:ilvl w:val="0"/>
          <w:numId w:val="1"/>
        </w:numPr>
        <w:rPr>
          <w:color w:themeColor="text1" w:val="000000"/>
          <w:sz w:val="20"/>
          <w:szCs w:val="20"/>
          <w:lang w:val="en-GB"/>
        </w:rPr>
      </w:pPr>
      <w:r>
        <w:rPr>
          <w:color w:themeColor="text1" w:val="000000"/>
          <w:sz w:val="20"/>
          <w:szCs w:val="20"/>
          <w:lang w:val="en-GB"/>
        </w:rPr>
        <w:t>Public health care</w:t>
      </w:r>
    </w:p>
    <w:p>
      <w:pPr>
        <w:pStyle w:val="ListParagraph"/>
        <w:numPr>
          <w:ilvl w:val="0"/>
          <w:numId w:val="1"/>
        </w:numPr>
        <w:rPr>
          <w:sz w:val="20"/>
          <w:szCs w:val="20"/>
          <w:lang w:val="en-GB"/>
        </w:rPr>
      </w:pPr>
      <w:r>
        <w:rPr>
          <w:sz w:val="20"/>
          <w:szCs w:val="20"/>
          <w:lang w:val="en-GB"/>
        </w:rPr>
        <w:t>Schools</w:t>
      </w:r>
    </w:p>
    <w:p>
      <w:pPr>
        <w:pStyle w:val="ListParagraph"/>
        <w:numPr>
          <w:ilvl w:val="0"/>
          <w:numId w:val="1"/>
        </w:numPr>
        <w:spacing w:before="0" w:after="0"/>
        <w:contextualSpacing/>
        <w:rPr>
          <w:sz w:val="20"/>
          <w:szCs w:val="20"/>
          <w:lang w:val="en-GB"/>
        </w:rPr>
      </w:pPr>
      <w:r>
        <w:rPr>
          <w:color w:themeColor="text1" w:val="000000"/>
          <w:sz w:val="20"/>
          <w:szCs w:val="20"/>
          <w:lang w:val="en-GB"/>
        </w:rPr>
        <w:t>Tax authority</w:t>
      </w:r>
    </w:p>
    <w:p>
      <w:pPr>
        <w:pStyle w:val="Normal"/>
        <w:spacing w:before="0" w:after="0"/>
        <w:ind w:start="360"/>
        <w:contextualSpacing/>
        <w:rPr>
          <w:sz w:val="20"/>
          <w:szCs w:val="20"/>
          <w:lang w:val="en-GB"/>
        </w:rPr>
      </w:pPr>
      <w:r>
        <w:rPr>
          <w:sz w:val="20"/>
          <w:szCs w:val="20"/>
          <w:lang w:val="en-GB"/>
        </w:rPr>
        <w:t>e.   Public transport</w:t>
      </w:r>
    </w:p>
    <w:p>
      <w:pPr>
        <w:pStyle w:val="ListParagraph"/>
        <w:numPr>
          <w:ilvl w:val="0"/>
          <w:numId w:val="7"/>
        </w:numPr>
        <w:rPr>
          <w:sz w:val="20"/>
          <w:szCs w:val="20"/>
          <w:lang w:val="en-GB"/>
        </w:rPr>
      </w:pPr>
      <w:r>
        <w:rPr>
          <w:sz w:val="20"/>
          <w:szCs w:val="20"/>
          <w:lang w:val="en-GB"/>
        </w:rPr>
        <w:t>Benefits and employment services</w:t>
      </w:r>
    </w:p>
    <w:p>
      <w:pPr>
        <w:pStyle w:val="ListParagraph"/>
        <w:numPr>
          <w:ilvl w:val="0"/>
          <w:numId w:val="9"/>
        </w:numPr>
        <w:rPr>
          <w:sz w:val="20"/>
          <w:szCs w:val="20"/>
          <w:lang w:val="en-GB"/>
        </w:rPr>
      </w:pPr>
      <w:r>
        <w:rPr>
          <w:sz w:val="20"/>
          <w:szCs w:val="20"/>
          <w:lang w:val="en-GB"/>
        </w:rPr>
        <w:t>Public administration in my village, town or city</w:t>
      </w:r>
    </w:p>
    <w:p>
      <w:pPr>
        <w:pStyle w:val="Normal"/>
        <w:spacing w:before="0" w:after="0"/>
        <w:rPr>
          <w:color w:val="FF0000"/>
          <w:lang w:val="en-GB"/>
        </w:rPr>
      </w:pPr>
      <w:r>
        <w:rPr>
          <w:color w:val="FF0000"/>
          <w:lang w:val="en-GB"/>
        </w:rPr>
        <w:t>Columns:</w:t>
      </w:r>
    </w:p>
    <w:p>
      <w:pPr>
        <w:pStyle w:val="Antwort"/>
        <w:rPr>
          <w:lang w:val="en-GB"/>
        </w:rPr>
      </w:pPr>
      <w:r>
        <w:rPr>
          <w:lang w:val="en-GB"/>
        </w:rPr>
        <w:t>1 Very poor</w:t>
      </w:r>
    </w:p>
    <w:p>
      <w:pPr>
        <w:pStyle w:val="Antwort"/>
        <w:rPr>
          <w:lang w:val="en-GB"/>
        </w:rPr>
      </w:pPr>
      <w:r>
        <w:rPr>
          <w:lang w:val="en-GB"/>
        </w:rPr>
        <w:t>2</w:t>
      </w:r>
    </w:p>
    <w:p>
      <w:pPr>
        <w:pStyle w:val="Antwort"/>
        <w:rPr>
          <w:lang w:val="en-GB"/>
        </w:rPr>
      </w:pPr>
      <w:r>
        <w:rPr>
          <w:lang w:val="en-GB"/>
        </w:rPr>
        <w:t>3</w:t>
      </w:r>
    </w:p>
    <w:p>
      <w:pPr>
        <w:pStyle w:val="Antwort"/>
        <w:rPr>
          <w:lang w:val="en-GB"/>
        </w:rPr>
      </w:pPr>
      <w:r>
        <w:rPr>
          <w:lang w:val="en-GB"/>
        </w:rPr>
        <w:t>4</w:t>
      </w:r>
    </w:p>
    <w:p>
      <w:pPr>
        <w:pStyle w:val="Antwort"/>
        <w:rPr>
          <w:lang w:val="en-GB"/>
        </w:rPr>
      </w:pPr>
      <w:r>
        <w:rPr>
          <w:lang w:val="en-GB"/>
        </w:rPr>
        <w:t>5</w:t>
      </w:r>
    </w:p>
    <w:p>
      <w:pPr>
        <w:pStyle w:val="Antwort"/>
        <w:rPr>
          <w:lang w:val="en-GB"/>
        </w:rPr>
      </w:pPr>
      <w:r>
        <w:rPr>
          <w:lang w:val="en-GB"/>
        </w:rPr>
        <w:t>6</w:t>
      </w:r>
    </w:p>
    <w:p>
      <w:pPr>
        <w:pStyle w:val="Antwort"/>
        <w:rPr>
          <w:lang w:val="en-GB"/>
        </w:rPr>
      </w:pPr>
      <w:r>
        <w:rPr>
          <w:lang w:val="en-GB"/>
        </w:rPr>
        <w:t>7</w:t>
      </w:r>
    </w:p>
    <w:p>
      <w:pPr>
        <w:pStyle w:val="Antwort"/>
        <w:rPr>
          <w:lang w:val="en-GB"/>
        </w:rPr>
      </w:pPr>
      <w:r>
        <w:rPr>
          <w:lang w:val="en-GB"/>
        </w:rPr>
        <w:t>8</w:t>
      </w:r>
    </w:p>
    <w:p>
      <w:pPr>
        <w:pStyle w:val="Antwort"/>
        <w:rPr>
          <w:lang w:val="en-GB"/>
        </w:rPr>
      </w:pPr>
      <w:r>
        <w:rPr>
          <w:lang w:val="en-GB"/>
        </w:rPr>
        <w:t>9</w:t>
      </w:r>
    </w:p>
    <w:p>
      <w:pPr>
        <w:pStyle w:val="Antwort"/>
        <w:rPr>
          <w:lang w:val="en-GB"/>
        </w:rPr>
      </w:pPr>
      <w:r>
        <w:rPr>
          <w:lang w:val="en-GB"/>
        </w:rPr>
        <w:t>10</w:t>
      </w:r>
    </w:p>
    <w:p>
      <w:pPr>
        <w:pStyle w:val="Antwort"/>
        <w:rPr>
          <w:lang w:val="en-GB"/>
        </w:rPr>
      </w:pPr>
      <w:r>
        <w:rPr>
          <w:lang w:val="en-GB"/>
        </w:rPr>
        <w:t>11 Excellent</w:t>
      </w:r>
    </w:p>
    <w:p>
      <w:pPr>
        <w:pStyle w:val="Antwort"/>
        <w:rPr>
          <w:lang w:val="en-GB"/>
        </w:rPr>
      </w:pPr>
      <w:r>
        <w:rPr>
          <w:lang w:val="en-GB"/>
        </w:rPr>
      </w:r>
    </w:p>
    <w:p>
      <w:pPr>
        <w:pStyle w:val="Antwort"/>
        <w:rPr>
          <w:color w:themeColor="text1" w:val="000000"/>
          <w:lang w:val="en-GB"/>
        </w:rPr>
      </w:pPr>
      <w:r>
        <w:rPr>
          <w:color w:themeColor="text1" w:val="000000"/>
          <w:lang w:val="en-GB"/>
        </w:rPr>
        <w:t>88 Prefer not to say</w:t>
      </w:r>
    </w:p>
    <w:p>
      <w:pPr>
        <w:pStyle w:val="Antwort"/>
        <w:rPr>
          <w:lang w:val="en-GB"/>
        </w:rPr>
      </w:pPr>
      <w:r>
        <w:rPr>
          <w:color w:themeColor="text1" w:val="000000"/>
          <w:lang w:val="en-GB"/>
        </w:rPr>
        <w:t xml:space="preserve">99 </w:t>
      </w:r>
      <w:r>
        <w:rPr>
          <w:lang w:val="en-GB"/>
        </w:rPr>
        <w:t>Do not know</w:t>
      </w:r>
    </w:p>
    <w:p>
      <w:pPr>
        <w:pStyle w:val="Antwort"/>
        <w:ind w:start="0"/>
        <w:rPr>
          <w:lang w:val="en-GB"/>
        </w:rPr>
      </w:pPr>
      <w:r>
        <w:rPr>
          <w:lang w:val="en-GB"/>
        </w:rPr>
      </w:r>
    </w:p>
    <w:p>
      <w:pPr>
        <w:pStyle w:val="Normal"/>
        <w:rPr>
          <w:color w:themeColor="text1" w:val="000000"/>
          <w:lang w:val="en-GB"/>
        </w:rPr>
      </w:pPr>
      <w:r>
        <w:rPr>
          <w:color w:themeColor="text1" w:val="000000"/>
          <w:lang w:val="en-GB"/>
        </w:rPr>
      </w:r>
    </w:p>
    <w:p>
      <w:pPr>
        <w:pStyle w:val="Normal"/>
        <w:shd w:val="clear" w:color="auto" w:fill="548DD4"/>
        <w:spacing w:lineRule="auto" w:line="240" w:before="0" w:after="0"/>
        <w:ind w:hanging="709" w:start="709"/>
        <w:contextualSpacing/>
        <w:jc w:val="both"/>
        <w:rPr>
          <w:rFonts w:ascii="Calibri" w:hAnsi="Calibri" w:eastAsia="Times New Roman" w:cs="Calibri"/>
          <w:color w:val="FFFFFF"/>
          <w:lang w:val="en-US"/>
        </w:rPr>
      </w:pPr>
      <w:r>
        <w:rPr>
          <w:rFonts w:eastAsia="Times New Roman" w:cs="Calibri" w:ascii="Calibri" w:hAnsi="Calibri"/>
          <w:color w:val="FFFFFF"/>
          <w:lang w:val="en-US"/>
        </w:rPr>
        <w:t>Base: All respondents</w:t>
      </w:r>
    </w:p>
    <w:p>
      <w:pPr>
        <w:pStyle w:val="Heading2"/>
        <w:rPr>
          <w:lang w:val="en-GB"/>
        </w:rPr>
      </w:pPr>
      <w:r>
        <w:rPr>
          <w:lang w:val="en-GB"/>
        </w:rPr>
        <w:t xml:space="preserve">pse: Public service </w:t>
      </w:r>
      <w:r>
        <w:rPr>
          <w:color w:val="FF0000"/>
          <w:lang w:val="en-GB"/>
        </w:rPr>
        <w:t>[Collapsible grid, randomize rows]</w:t>
      </w:r>
    </w:p>
    <w:p>
      <w:pPr>
        <w:pStyle w:val="Hinweis"/>
        <w:ind w:start="0"/>
        <w:rPr>
          <w:lang w:val="en-GB"/>
        </w:rPr>
      </w:pPr>
      <w:r>
        <w:rPr>
          <w:lang w:val="en-GB"/>
        </w:rPr>
        <w:t>Now we are interested in your overall experiences with public services in [country].</w:t>
      </w:r>
    </w:p>
    <w:p>
      <w:pPr>
        <w:pStyle w:val="Hinweis"/>
        <w:ind w:start="0"/>
        <w:rPr>
          <w:lang w:val="en-GB"/>
        </w:rPr>
      </w:pPr>
      <w:r>
        <w:rPr>
          <w:lang w:val="en-US"/>
        </w:rPr>
        <w:t>How much do you agree or disagree with each of the following statements?</w:t>
      </w:r>
    </w:p>
    <w:p>
      <w:pPr>
        <w:pStyle w:val="Normal"/>
        <w:spacing w:before="0" w:after="0"/>
        <w:rPr>
          <w:color w:val="FF0000"/>
          <w:lang w:val="en-GB"/>
        </w:rPr>
      </w:pPr>
      <w:r>
        <w:rPr>
          <w:color w:val="FF0000"/>
          <w:lang w:val="en-GB"/>
        </w:rPr>
        <w:t>Rows:</w:t>
      </w:r>
    </w:p>
    <w:p>
      <w:pPr>
        <w:pStyle w:val="FItem"/>
        <w:numPr>
          <w:ilvl w:val="0"/>
          <w:numId w:val="10"/>
        </w:numPr>
        <w:rPr>
          <w:lang w:val="en-GB"/>
        </w:rPr>
      </w:pPr>
      <w:r>
        <w:rPr>
          <w:lang w:val="en-GB"/>
        </w:rPr>
        <w:t>When I use public services in [country], I am treated fairly and with respect.</w:t>
      </w:r>
    </w:p>
    <w:p>
      <w:pPr>
        <w:pStyle w:val="ListParagraph"/>
        <w:numPr>
          <w:ilvl w:val="0"/>
          <w:numId w:val="10"/>
        </w:numPr>
        <w:spacing w:before="0" w:after="0"/>
        <w:contextualSpacing/>
        <w:rPr>
          <w:b/>
          <w:bCs/>
          <w:color w:themeColor="text1" w:val="000000"/>
          <w:sz w:val="20"/>
          <w:szCs w:val="20"/>
          <w:lang w:val="en-GB"/>
        </w:rPr>
      </w:pPr>
      <w:r>
        <w:rPr>
          <w:b/>
          <w:bCs/>
          <w:sz w:val="20"/>
          <w:szCs w:val="20"/>
          <w:lang w:val="en-GB"/>
        </w:rPr>
        <w:t>Public services in [country] use resources efficiently and are well-run.</w:t>
      </w:r>
    </w:p>
    <w:p>
      <w:pPr>
        <w:pStyle w:val="ListParagraph"/>
        <w:numPr>
          <w:ilvl w:val="0"/>
          <w:numId w:val="10"/>
        </w:numPr>
        <w:spacing w:before="0" w:after="0"/>
        <w:contextualSpacing/>
        <w:rPr>
          <w:b/>
          <w:bCs/>
          <w:color w:themeColor="text1" w:val="000000"/>
          <w:sz w:val="20"/>
          <w:szCs w:val="20"/>
          <w:lang w:val="en-GB"/>
        </w:rPr>
      </w:pPr>
      <w:del w:id="2" w:author="Jakob Kemper" w:date="2026-02-04T11:18:00Z">
        <w:r>
          <w:rPr>
            <w:b/>
            <w:bCs/>
            <w:sz w:val="20"/>
            <w:szCs w:val="20"/>
            <w:lang w:val="en-GB"/>
          </w:rPr>
          <w:delText xml:space="preserve">If I need help from a </w:delText>
        </w:r>
      </w:del>
      <w:ins w:id="3" w:author="Jakob Kemper" w:date="2026-02-04T11:18:00Z">
        <w:r>
          <w:rPr>
            <w:b/>
            <w:bCs/>
            <w:sz w:val="20"/>
            <w:szCs w:val="20"/>
            <w:lang w:val="en-GB"/>
          </w:rPr>
          <w:t xml:space="preserve">When I use </w:t>
        </w:r>
      </w:ins>
      <w:r>
        <w:rPr>
          <w:b/>
          <w:bCs/>
          <w:sz w:val="20"/>
          <w:szCs w:val="20"/>
          <w:lang w:val="en-GB"/>
        </w:rPr>
        <w:t>public service</w:t>
      </w:r>
      <w:ins w:id="4" w:author="Jakob Kemper" w:date="2026-02-04T11:18:00Z">
        <w:r>
          <w:rPr>
            <w:b/>
            <w:bCs/>
            <w:sz w:val="20"/>
            <w:szCs w:val="20"/>
            <w:lang w:val="en-GB"/>
          </w:rPr>
          <w:t>s</w:t>
        </w:r>
      </w:ins>
      <w:r>
        <w:rPr>
          <w:b/>
          <w:bCs/>
          <w:sz w:val="20"/>
          <w:szCs w:val="20"/>
          <w:lang w:val="en-GB"/>
        </w:rPr>
        <w:t xml:space="preserve"> in [country], </w:t>
      </w:r>
      <w:ins w:id="5" w:author="Jakob Kemper" w:date="2026-02-04T11:18:00Z">
        <w:r>
          <w:rPr>
            <w:b/>
            <w:bCs/>
            <w:sz w:val="20"/>
            <w:szCs w:val="20"/>
            <w:lang w:val="en-GB"/>
          </w:rPr>
          <w:t>I promptly receive what I need.</w:t>
        </w:r>
      </w:ins>
      <w:del w:id="6" w:author="Jakob Kemper" w:date="2026-02-04T11:18:00Z">
        <w:r>
          <w:rPr>
            <w:b/>
            <w:bCs/>
            <w:sz w:val="20"/>
            <w:szCs w:val="20"/>
            <w:lang w:val="en-GB"/>
          </w:rPr>
          <w:delText>I can expect to receive it promptly</w:delText>
        </w:r>
      </w:del>
      <w:r>
        <w:rPr>
          <w:b/>
          <w:bCs/>
          <w:sz w:val="20"/>
          <w:szCs w:val="20"/>
          <w:lang w:val="en-GB"/>
        </w:rPr>
        <w:t>.</w:t>
      </w:r>
    </w:p>
    <w:p>
      <w:pPr>
        <w:pStyle w:val="ListParagraph"/>
        <w:numPr>
          <w:ilvl w:val="0"/>
          <w:numId w:val="10"/>
        </w:numPr>
        <w:spacing w:before="0" w:after="0"/>
        <w:contextualSpacing/>
        <w:rPr>
          <w:b/>
          <w:bCs/>
          <w:color w:themeColor="text1" w:val="000000"/>
          <w:sz w:val="20"/>
          <w:szCs w:val="20"/>
          <w:lang w:val="en-GB"/>
        </w:rPr>
      </w:pPr>
      <w:r>
        <w:rPr>
          <w:b/>
          <w:bCs/>
          <w:sz w:val="20"/>
          <w:szCs w:val="20"/>
          <w:lang w:val="en-GB"/>
        </w:rPr>
        <w:t>Public officials in [country] act in the public interest, and do not abuse their position for personal gain.</w:t>
      </w:r>
    </w:p>
    <w:p>
      <w:pPr>
        <w:pStyle w:val="Normal"/>
        <w:spacing w:before="0" w:after="0"/>
        <w:rPr>
          <w:color w:val="FF0000"/>
          <w:lang w:val="en-GB"/>
        </w:rPr>
      </w:pPr>
      <w:r>
        <w:rPr>
          <w:color w:val="FF0000"/>
          <w:lang w:val="en-GB"/>
        </w:rPr>
      </w:r>
    </w:p>
    <w:p>
      <w:pPr>
        <w:pStyle w:val="Normal"/>
        <w:spacing w:before="0" w:after="0"/>
        <w:rPr>
          <w:color w:val="FF0000"/>
          <w:lang w:val="en-GB"/>
        </w:rPr>
      </w:pPr>
      <w:r>
        <w:rPr>
          <w:color w:val="FF0000"/>
          <w:lang w:val="en-GB"/>
        </w:rPr>
        <w:t>Columns:</w:t>
      </w:r>
    </w:p>
    <w:p>
      <w:pPr>
        <w:pStyle w:val="Antwort"/>
        <w:rPr>
          <w:lang w:val="en-GB"/>
        </w:rPr>
      </w:pPr>
      <w:r>
        <w:rPr>
          <w:lang w:val="en-GB"/>
        </w:rPr>
        <w:t>1 Strongly disagree</w:t>
      </w:r>
    </w:p>
    <w:p>
      <w:pPr>
        <w:pStyle w:val="Antwort"/>
        <w:rPr>
          <w:color w:themeColor="text1" w:val="000000"/>
          <w:lang w:val="en-GB"/>
        </w:rPr>
      </w:pPr>
      <w:r>
        <w:rPr>
          <w:lang w:val="en-GB"/>
        </w:rPr>
        <w:t>2 Disagree</w:t>
      </w:r>
    </w:p>
    <w:p>
      <w:pPr>
        <w:pStyle w:val="Antwort"/>
        <w:rPr>
          <w:color w:themeColor="text1" w:val="000000"/>
          <w:lang w:val="en-GB"/>
        </w:rPr>
      </w:pPr>
      <w:r>
        <w:rPr>
          <w:lang w:val="en-GB"/>
        </w:rPr>
        <w:t>3 Neither agree nor disagree</w:t>
      </w:r>
    </w:p>
    <w:p>
      <w:pPr>
        <w:pStyle w:val="Antwort"/>
        <w:rPr>
          <w:color w:themeColor="text1" w:val="000000"/>
          <w:lang w:val="en-GB"/>
        </w:rPr>
      </w:pPr>
      <w:r>
        <w:rPr>
          <w:lang w:val="en-GB"/>
        </w:rPr>
        <w:t>4 Agree</w:t>
      </w:r>
    </w:p>
    <w:p>
      <w:pPr>
        <w:pStyle w:val="Antwort"/>
        <w:rPr>
          <w:lang w:val="en-GB"/>
        </w:rPr>
      </w:pPr>
      <w:r>
        <w:rPr>
          <w:lang w:val="en-GB"/>
        </w:rPr>
        <w:t>5 Strongly agree</w:t>
      </w:r>
      <w:r>
        <w:br w:type="page"/>
      </w:r>
    </w:p>
    <w:p>
      <w:pPr>
        <w:pStyle w:val="Heading1"/>
        <w:numPr>
          <w:ilvl w:val="0"/>
          <w:numId w:val="4"/>
        </w:numPr>
        <w:spacing w:before="0" w:after="0"/>
        <w:contextualSpacing/>
        <w:rPr>
          <w:lang w:val="en-GB"/>
        </w:rPr>
      </w:pPr>
      <w:r>
        <w:rPr>
          <w:lang w:val="en-GB"/>
        </w:rPr>
        <w:t>View on the economy and society</w:t>
      </w:r>
    </w:p>
    <w:p>
      <w:pPr>
        <w:pStyle w:val="Hinweis"/>
        <w:rPr>
          <w:lang w:val="en-GB"/>
        </w:rPr>
      </w:pPr>
      <w:r>
        <w:rPr>
          <w:lang w:val="en-GB"/>
        </w:rPr>
      </w:r>
    </w:p>
    <w:p>
      <w:pPr>
        <w:pStyle w:val="Normal"/>
        <w:shd w:val="clear" w:color="auto" w:fill="548DD4"/>
        <w:spacing w:lineRule="auto" w:line="240" w:before="0" w:after="0"/>
        <w:ind w:hanging="709" w:start="709"/>
        <w:contextualSpacing/>
        <w:jc w:val="both"/>
        <w:rPr>
          <w:rFonts w:ascii="Calibri" w:hAnsi="Calibri" w:eastAsia="Times New Roman" w:cs="Calibri"/>
          <w:color w:val="FFFFFF"/>
          <w:lang w:val="en-US"/>
        </w:rPr>
      </w:pPr>
      <w:r>
        <w:rPr>
          <w:rFonts w:eastAsia="Times New Roman" w:cs="Calibri" w:ascii="Calibri" w:hAnsi="Calibri"/>
          <w:color w:val="FFFFFF"/>
          <w:lang w:val="en-US"/>
        </w:rPr>
        <w:t>Base: All respondents</w:t>
      </w:r>
    </w:p>
    <w:p>
      <w:pPr>
        <w:pStyle w:val="Normal"/>
        <w:spacing w:lineRule="auto" w:line="240" w:before="120" w:after="0"/>
        <w:rPr>
          <w:rFonts w:ascii="Calibri" w:hAnsi="Calibri" w:eastAsia="Times New Roman" w:cs="Calibri"/>
          <w:b/>
          <w:bCs/>
          <w:color w:val="0070C0"/>
          <w:lang w:val="en-US"/>
        </w:rPr>
      </w:pPr>
      <w:r>
        <w:rPr>
          <w:rFonts w:eastAsia="Times New Roman" w:cs="Calibri" w:ascii="Calibri" w:hAnsi="Calibri"/>
          <w:b/>
          <w:bCs/>
          <w:color w:val="0070C0"/>
          <w:lang w:val="en-US"/>
        </w:rPr>
        <w:t>INTROTEXT_10</w:t>
      </w:r>
    </w:p>
    <w:p>
      <w:pPr>
        <w:pStyle w:val="Hinweis"/>
        <w:rPr>
          <w:lang w:val="en-GB"/>
        </w:rPr>
      </w:pPr>
      <w:r>
        <w:rPr>
          <w:lang w:val="en-GB"/>
        </w:rPr>
        <w:t>Let us now move to your views on the economic situation.</w:t>
      </w:r>
    </w:p>
    <w:p>
      <w:pPr>
        <w:pStyle w:val="Hinweis"/>
        <w:rPr>
          <w:lang w:val="en-GB"/>
        </w:rPr>
      </w:pPr>
      <w:r>
        <w:rPr>
          <w:lang w:val="en-GB"/>
        </w:rPr>
      </w:r>
    </w:p>
    <w:p>
      <w:pPr>
        <w:pStyle w:val="Normal"/>
        <w:shd w:val="clear" w:color="auto" w:fill="548DD4"/>
        <w:spacing w:lineRule="auto" w:line="240" w:before="0" w:after="0"/>
        <w:ind w:hanging="709" w:start="709"/>
        <w:contextualSpacing/>
        <w:jc w:val="both"/>
        <w:rPr>
          <w:rFonts w:ascii="Calibri" w:hAnsi="Calibri" w:eastAsia="Times New Roman" w:cs="Calibri"/>
          <w:color w:val="FFFFFF"/>
          <w:lang w:val="en-US"/>
        </w:rPr>
      </w:pPr>
      <w:bookmarkStart w:id="72" w:name="_Toc1431005874"/>
      <w:bookmarkStart w:id="73" w:name="_Toc176718668"/>
      <w:r>
        <w:rPr>
          <w:rFonts w:eastAsia="Times New Roman" w:cs="Calibri" w:ascii="Calibri" w:hAnsi="Calibri"/>
          <w:color w:val="FFFFFF"/>
          <w:lang w:val="en-US"/>
        </w:rPr>
        <w:t>Base: All respondents</w:t>
      </w:r>
    </w:p>
    <w:p>
      <w:pPr>
        <w:pStyle w:val="Heading2"/>
        <w:rPr>
          <w:lang w:val="en-GB"/>
        </w:rPr>
      </w:pPr>
      <w:bookmarkStart w:id="74" w:name="_Toc1431005874"/>
      <w:bookmarkStart w:id="75" w:name="_Toc176718668"/>
      <w:r>
        <mc:AlternateContent>
          <mc:Choice Requires="wps">
            <w:drawing>
              <wp:anchor behindDoc="0" distT="0" distB="0" distL="114300" distR="114300" simplePos="0" locked="0" layoutInCell="1" allowOverlap="1" relativeHeight="3">
                <wp:simplePos x="0" y="0"/>
                <wp:positionH relativeFrom="column">
                  <wp:posOffset>2472690</wp:posOffset>
                </wp:positionH>
                <wp:positionV relativeFrom="paragraph">
                  <wp:posOffset>87630</wp:posOffset>
                </wp:positionV>
                <wp:extent cx="13970" cy="13970"/>
                <wp:effectExtent l="0" t="0" r="0" b="0"/>
                <wp:wrapNone/>
                <wp:docPr id="2" name="Freihand 1"/>
                <a:graphic xmlns:a="http://schemas.openxmlformats.org/drawingml/2006/main">
                  <a:graphicData uri="http://schemas.openxmlformats.org/drawingml/2006/picture">
                    <pic:pic xmlns:pic="http://schemas.openxmlformats.org/drawingml/2006/picture">
                      <pic:nvPicPr>
                        <pic:cNvPr id="3" name="Freihand 1" descr=""/>
                        <pic:cNvPicPr/>
                      </pic:nvPicPr>
                      <pic:blipFill>
                        <a:blip r:embed="rId3"/>
                        <a:stretch/>
                      </pic:blipFill>
                      <pic:spPr>
                        <a:xfrm>
                          <a:off x="0" y="0"/>
                          <a:ext cx="14040" cy="14040"/>
                        </a:xfrm>
                        <a:prstGeom prst="rect">
                          <a:avLst/>
                        </a:prstGeom>
                        <a:noFill/>
                        <a:ln w="0">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Freihand 1" stroked="f" o:allowincell="f" style="position:absolute;margin-left:194.7pt;margin-top:6.9pt;width:1.05pt;height:1.05pt;mso-wrap-style:none;v-text-anchor:middle" type="_x0000_t75">
                <v:imagedata r:id="rId4" o:detectmouseclick="t"/>
                <v:stroke color="#3465a4" joinstyle="round" endcap="flat"/>
                <w10:wrap type="none"/>
              </v:shape>
            </w:pict>
          </mc:Fallback>
        </mc:AlternateContent>
      </w:r>
      <w:r>
        <w:rPr>
          <w:lang w:val="en-GB"/>
        </w:rPr>
        <w:t>eco: Current economic assessment: national economy</w:t>
      </w:r>
      <w:bookmarkEnd w:id="74"/>
      <w:bookmarkEnd w:id="75"/>
      <w:r>
        <w:rPr>
          <w:lang w:val="en-GB"/>
        </w:rPr>
        <w:t xml:space="preserve"> </w:t>
      </w:r>
      <w:r>
        <w:rPr>
          <w:color w:val="FF0000"/>
          <w:lang w:val="en-GB"/>
        </w:rPr>
        <w:t>[Collapsible grid, randomize rows]</w:t>
      </w:r>
    </w:p>
    <w:p>
      <w:pPr>
        <w:pStyle w:val="FItem"/>
        <w:rPr>
          <w:color w:themeColor="text1" w:val="000000"/>
          <w:lang w:val="en-GB"/>
        </w:rPr>
      </w:pPr>
      <w:r>
        <w:rPr>
          <w:color w:themeColor="text1" w:val="000000"/>
          <w:lang w:val="en-GB"/>
        </w:rPr>
        <w:t>How would you assess the following?</w:t>
      </w:r>
    </w:p>
    <w:p>
      <w:pPr>
        <w:pStyle w:val="Normal"/>
        <w:spacing w:before="0" w:after="0"/>
        <w:rPr>
          <w:color w:val="FF0000"/>
          <w:lang w:val="en-GB"/>
        </w:rPr>
      </w:pPr>
      <w:r>
        <w:rPr>
          <w:color w:val="FF0000"/>
          <w:lang w:val="en-GB"/>
        </w:rPr>
        <w:t>Rows:</w:t>
      </w:r>
    </w:p>
    <w:p>
      <w:pPr>
        <w:pStyle w:val="ListParagraph"/>
        <w:numPr>
          <w:ilvl w:val="0"/>
          <w:numId w:val="2"/>
        </w:numPr>
        <w:rPr>
          <w:color w:themeColor="text1" w:val="000000"/>
          <w:sz w:val="20"/>
          <w:szCs w:val="20"/>
          <w:lang w:val="en-GB"/>
        </w:rPr>
      </w:pPr>
      <w:r>
        <w:rPr>
          <w:sz w:val="20"/>
          <w:szCs w:val="20"/>
          <w:lang w:val="en-GB"/>
        </w:rPr>
        <w:t>The situation of the [country adjective] economy</w:t>
      </w:r>
    </w:p>
    <w:p>
      <w:pPr>
        <w:pStyle w:val="ListParagraph"/>
        <w:numPr>
          <w:ilvl w:val="0"/>
          <w:numId w:val="2"/>
        </w:numPr>
        <w:rPr>
          <w:color w:themeColor="text1" w:val="000000"/>
          <w:sz w:val="20"/>
          <w:szCs w:val="20"/>
          <w:lang w:val="en-GB"/>
        </w:rPr>
      </w:pPr>
      <w:r>
        <w:rPr>
          <w:sz w:val="20"/>
          <w:szCs w:val="20"/>
          <w:lang w:val="en-GB"/>
        </w:rPr>
        <w:t>The financial situation of your household</w:t>
      </w:r>
    </w:p>
    <w:p>
      <w:pPr>
        <w:pStyle w:val="Hinweis"/>
        <w:rPr>
          <w:color w:val="FF0000"/>
          <w:lang w:val="en-GB"/>
        </w:rPr>
      </w:pPr>
      <w:r>
        <w:rPr>
          <w:rFonts w:eastAsia="" w:cs="Calibri" w:cstheme="minorHAnsi" w:eastAsiaTheme="majorEastAsia"/>
          <w:b/>
          <w:bCs/>
          <w:color w:val="FF0000"/>
          <w:szCs w:val="20"/>
          <w:lang w:val="en-GB"/>
        </w:rPr>
        <w:t>[PROG: Please add the following as a mouseover infotext to the word “household”:]</w:t>
      </w:r>
      <w:r>
        <w:rPr>
          <w:lang w:val="en-GB"/>
        </w:rPr>
        <w:t xml:space="preserve"> By household, we mean you and all persons who live with you and with whom you pool some or all of your money.</w:t>
      </w:r>
    </w:p>
    <w:p>
      <w:pPr>
        <w:pStyle w:val="Normal"/>
        <w:spacing w:before="0" w:after="0"/>
        <w:rPr>
          <w:color w:val="FF0000"/>
          <w:lang w:val="en-GB"/>
        </w:rPr>
      </w:pPr>
      <w:r>
        <w:rPr>
          <w:color w:val="FF0000"/>
          <w:lang w:val="en-GB"/>
        </w:rPr>
        <w:t>Columns:</w:t>
      </w:r>
    </w:p>
    <w:p>
      <w:pPr>
        <w:pStyle w:val="Antwort"/>
        <w:rPr>
          <w:color w:themeColor="text1" w:val="000000"/>
          <w:lang w:val="en-GB"/>
        </w:rPr>
      </w:pPr>
      <w:r>
        <w:rPr>
          <w:color w:themeColor="text1" w:val="000000"/>
          <w:lang w:val="en-GB"/>
        </w:rPr>
        <w:t xml:space="preserve">1 Very bad </w:t>
      </w:r>
    </w:p>
    <w:p>
      <w:pPr>
        <w:pStyle w:val="Antwort"/>
        <w:rPr>
          <w:color w:themeColor="text1" w:val="000000"/>
          <w:lang w:val="en-GB"/>
        </w:rPr>
      </w:pPr>
      <w:r>
        <w:rPr>
          <w:color w:themeColor="text1" w:val="000000"/>
          <w:lang w:val="en-GB"/>
        </w:rPr>
        <w:t xml:space="preserve">2 Rather bad </w:t>
      </w:r>
    </w:p>
    <w:p>
      <w:pPr>
        <w:pStyle w:val="Antwort"/>
        <w:rPr>
          <w:color w:themeColor="text1" w:val="000000"/>
          <w:lang w:val="en-GB"/>
        </w:rPr>
      </w:pPr>
      <w:r>
        <w:rPr>
          <w:color w:themeColor="text1" w:val="000000"/>
          <w:lang w:val="en-GB"/>
        </w:rPr>
        <w:t xml:space="preserve">3 Rather good </w:t>
      </w:r>
    </w:p>
    <w:p>
      <w:pPr>
        <w:pStyle w:val="Antwort"/>
        <w:rPr>
          <w:color w:themeColor="text1" w:val="000000"/>
          <w:lang w:val="en-GB"/>
        </w:rPr>
      </w:pPr>
      <w:r>
        <w:rPr>
          <w:color w:themeColor="text1" w:val="000000"/>
          <w:lang w:val="en-GB"/>
        </w:rPr>
        <w:t>4 Very good</w:t>
      </w:r>
    </w:p>
    <w:p>
      <w:pPr>
        <w:pStyle w:val="Antwort"/>
        <w:rPr>
          <w:color w:themeColor="text1" w:val="000000"/>
          <w:lang w:val="en-GB"/>
        </w:rPr>
      </w:pPr>
      <w:r>
        <w:rPr>
          <w:color w:themeColor="text1" w:val="000000"/>
          <w:lang w:val="en-GB"/>
        </w:rPr>
      </w:r>
    </w:p>
    <w:p>
      <w:pPr>
        <w:pStyle w:val="Antwort"/>
        <w:rPr>
          <w:color w:themeColor="text1" w:val="000000"/>
          <w:lang w:val="en-GB"/>
        </w:rPr>
      </w:pPr>
      <w:r>
        <w:rPr>
          <w:color w:themeColor="text1" w:val="000000"/>
          <w:lang w:val="en-GB"/>
        </w:rPr>
        <w:t>99 Do not know</w:t>
      </w:r>
    </w:p>
    <w:p>
      <w:pPr>
        <w:pStyle w:val="Normal"/>
        <w:rPr>
          <w:color w:themeColor="text1" w:val="000000"/>
          <w:lang w:val="en-GB"/>
        </w:rPr>
      </w:pPr>
      <w:r>
        <w:rPr>
          <w:color w:themeColor="text1" w:val="000000"/>
          <w:lang w:val="en-GB"/>
        </w:rPr>
      </w:r>
    </w:p>
    <w:p>
      <w:pPr>
        <w:pStyle w:val="Normal"/>
        <w:shd w:val="clear" w:color="auto" w:fill="548DD4"/>
        <w:spacing w:lineRule="auto" w:line="240" w:before="0" w:after="0"/>
        <w:ind w:hanging="709" w:start="709"/>
        <w:contextualSpacing/>
        <w:jc w:val="both"/>
        <w:rPr>
          <w:rFonts w:ascii="Calibri" w:hAnsi="Calibri" w:eastAsia="Times New Roman" w:cs="Calibri"/>
          <w:color w:val="FFFFFF"/>
          <w:lang w:val="en-US"/>
        </w:rPr>
      </w:pPr>
      <w:r>
        <w:rPr>
          <w:rFonts w:eastAsia="Times New Roman" w:cs="Calibri" w:ascii="Calibri" w:hAnsi="Calibri"/>
          <w:color w:val="FFFFFF"/>
          <w:lang w:val="en-US"/>
        </w:rPr>
        <w:t>Base: All respondents</w:t>
      </w:r>
    </w:p>
    <w:p>
      <w:pPr>
        <w:pStyle w:val="Normal"/>
        <w:spacing w:lineRule="auto" w:line="240" w:before="120" w:after="0"/>
        <w:rPr>
          <w:rFonts w:ascii="Calibri" w:hAnsi="Calibri" w:eastAsia="Times New Roman" w:cs="Calibri"/>
          <w:b/>
          <w:bCs/>
          <w:color w:val="0070C0"/>
          <w:lang w:val="en-US"/>
        </w:rPr>
      </w:pPr>
      <w:r>
        <w:rPr>
          <w:rFonts w:eastAsia="Times New Roman" w:cs="Calibri" w:ascii="Calibri" w:hAnsi="Calibri"/>
          <w:b/>
          <w:bCs/>
          <w:color w:val="0070C0"/>
          <w:lang w:val="en-US"/>
        </w:rPr>
        <w:t>INTROTEXT_10</w:t>
      </w:r>
    </w:p>
    <w:p>
      <w:pPr>
        <w:pStyle w:val="Hinweis"/>
        <w:rPr>
          <w:lang w:val="en-GB"/>
        </w:rPr>
      </w:pPr>
      <w:r>
        <w:rPr>
          <w:lang w:val="en-GB"/>
        </w:rPr>
        <w:t>And now to your views on society.</w:t>
      </w:r>
    </w:p>
    <w:p>
      <w:pPr>
        <w:pStyle w:val="Hinweis"/>
        <w:ind w:start="0"/>
        <w:rPr>
          <w:lang w:val="en-GB"/>
        </w:rPr>
      </w:pPr>
      <w:r>
        <w:rPr>
          <w:lang w:val="en-GB"/>
        </w:rPr>
      </w:r>
    </w:p>
    <w:p>
      <w:pPr>
        <w:pStyle w:val="Normal"/>
        <w:shd w:val="clear" w:color="auto" w:fill="548DD4"/>
        <w:spacing w:lineRule="auto" w:line="240" w:before="0" w:after="0"/>
        <w:ind w:hanging="709" w:start="709"/>
        <w:contextualSpacing/>
        <w:jc w:val="both"/>
        <w:rPr>
          <w:rFonts w:ascii="Calibri" w:hAnsi="Calibri" w:eastAsia="Times New Roman" w:cs="Calibri"/>
          <w:color w:val="FFFFFF"/>
          <w:lang w:val="en-US"/>
        </w:rPr>
      </w:pPr>
      <w:bookmarkStart w:id="76" w:name="_Toc148952760"/>
      <w:bookmarkStart w:id="77" w:name="_Toc1738053023"/>
      <w:r>
        <w:rPr>
          <w:rFonts w:eastAsia="Times New Roman" w:cs="Calibri" w:ascii="Calibri" w:hAnsi="Calibri"/>
          <w:color w:val="FFFFFF"/>
          <w:lang w:val="en-US"/>
        </w:rPr>
        <w:t>Base: All respondents</w:t>
      </w:r>
    </w:p>
    <w:p>
      <w:pPr>
        <w:pStyle w:val="Heading2"/>
        <w:rPr>
          <w:lang w:val="en-GB"/>
        </w:rPr>
      </w:pPr>
      <w:bookmarkStart w:id="78" w:name="_Toc148952760"/>
      <w:bookmarkStart w:id="79" w:name="_Toc1738053023"/>
      <w:r>
        <w:rPr>
          <w:lang w:val="en-GB"/>
        </w:rPr>
        <w:t>soctrst: social trust and helping norm: injuctive</w:t>
      </w:r>
      <w:bookmarkEnd w:id="78"/>
      <w:bookmarkEnd w:id="79"/>
      <w:r>
        <w:rPr>
          <w:lang w:val="en-GB"/>
        </w:rPr>
        <w:t xml:space="preserve"> </w:t>
      </w:r>
      <w:r>
        <w:rPr>
          <w:color w:val="FF0000"/>
          <w:lang w:val="en-GB"/>
        </w:rPr>
        <w:t>[Single Answer]</w:t>
      </w:r>
    </w:p>
    <w:p>
      <w:pPr>
        <w:pStyle w:val="FItem"/>
        <w:rPr>
          <w:lang w:val="en-GB"/>
        </w:rPr>
      </w:pPr>
      <w:r>
        <w:rPr>
          <w:lang w:val="en-GB"/>
        </w:rPr>
        <w:t>Generally speaking, would you say that most people can be trusted, or that you can’t be too careful in dealing with people?</w:t>
      </w:r>
    </w:p>
    <w:p>
      <w:pPr>
        <w:pStyle w:val="FItem"/>
        <w:rPr>
          <w:color w:themeColor="text1" w:val="000000"/>
          <w:lang w:val="en-US"/>
        </w:rPr>
      </w:pPr>
      <w:r>
        <w:rPr>
          <w:color w:val="FF0000"/>
          <w:highlight w:val="yellow"/>
          <w:lang w:val="en-US"/>
        </w:rPr>
        <w:t xml:space="preserve">IF FIELD_METHOD=CATI: CATI INSTRUCTION: </w:t>
      </w:r>
      <w:r>
        <w:rPr>
          <w:b w:val="false"/>
          <w:bCs w:val="false"/>
          <w:color w:themeColor="text1" w:val="000000"/>
          <w:highlight w:val="yellow"/>
          <w:lang w:val="en-US"/>
        </w:rPr>
        <w:t>READ OUT: “Please indicate your answer on a scale of 1 to 11, where 1 corresponds to “Most people can be trusted” and 11 corresponds to “You can’t be too careful in dealing with people.”</w:t>
      </w:r>
    </w:p>
    <w:p>
      <w:pPr>
        <w:pStyle w:val="FItem"/>
        <w:rPr>
          <w:color w:themeColor="text1" w:val="000000"/>
          <w:lang w:val="en-US"/>
        </w:rPr>
      </w:pPr>
      <w:r>
        <w:rPr>
          <w:color w:themeColor="text1" w:val="000000"/>
          <w:lang w:val="en-US"/>
        </w:rPr>
      </w:r>
    </w:p>
    <w:p>
      <w:pPr>
        <w:pStyle w:val="Antwort"/>
        <w:rPr>
          <w:lang w:val="en-GB"/>
        </w:rPr>
      </w:pPr>
      <w:r>
        <w:rPr>
          <w:lang w:val="en-GB"/>
        </w:rPr>
        <w:t>1 Most people can be trusted</w:t>
      </w:r>
    </w:p>
    <w:p>
      <w:pPr>
        <w:pStyle w:val="Antwort"/>
        <w:rPr>
          <w:color w:themeColor="text1" w:val="000000"/>
          <w:lang w:val="en-GB"/>
        </w:rPr>
      </w:pPr>
      <w:r>
        <w:rPr>
          <w:lang w:val="en-GB"/>
        </w:rPr>
        <w:t>2</w:t>
      </w:r>
    </w:p>
    <w:p>
      <w:pPr>
        <w:pStyle w:val="Antwort"/>
        <w:rPr>
          <w:color w:themeColor="text1" w:val="000000"/>
          <w:lang w:val="en-GB"/>
        </w:rPr>
      </w:pPr>
      <w:r>
        <w:rPr>
          <w:lang w:val="en-GB"/>
        </w:rPr>
        <w:t>3</w:t>
      </w:r>
    </w:p>
    <w:p>
      <w:pPr>
        <w:pStyle w:val="Antwort"/>
        <w:rPr>
          <w:lang w:val="en-GB"/>
        </w:rPr>
      </w:pPr>
      <w:r>
        <w:rPr>
          <w:lang w:val="en-GB"/>
        </w:rPr>
        <w:t>4</w:t>
      </w:r>
    </w:p>
    <w:p>
      <w:pPr>
        <w:pStyle w:val="Antwort"/>
        <w:rPr>
          <w:lang w:val="en-GB"/>
        </w:rPr>
      </w:pPr>
      <w:r>
        <w:rPr>
          <w:lang w:val="en-GB"/>
        </w:rPr>
        <w:t>5</w:t>
      </w:r>
    </w:p>
    <w:p>
      <w:pPr>
        <w:pStyle w:val="Antwort"/>
        <w:rPr>
          <w:lang w:val="en-GB"/>
        </w:rPr>
      </w:pPr>
      <w:r>
        <w:rPr>
          <w:lang w:val="en-GB"/>
        </w:rPr>
        <w:t>6</w:t>
      </w:r>
    </w:p>
    <w:p>
      <w:pPr>
        <w:pStyle w:val="Antwort"/>
        <w:rPr>
          <w:lang w:val="en-GB"/>
        </w:rPr>
      </w:pPr>
      <w:r>
        <w:rPr>
          <w:lang w:val="en-GB"/>
        </w:rPr>
        <w:t>7</w:t>
      </w:r>
    </w:p>
    <w:p>
      <w:pPr>
        <w:pStyle w:val="Antwort"/>
        <w:rPr>
          <w:lang w:val="en-GB"/>
        </w:rPr>
      </w:pPr>
      <w:r>
        <w:rPr>
          <w:lang w:val="en-GB"/>
        </w:rPr>
        <w:t>8</w:t>
      </w:r>
    </w:p>
    <w:p>
      <w:pPr>
        <w:pStyle w:val="Antwort"/>
        <w:rPr>
          <w:lang w:val="en-GB"/>
        </w:rPr>
      </w:pPr>
      <w:r>
        <w:rPr>
          <w:lang w:val="en-GB"/>
        </w:rPr>
        <w:t>9</w:t>
      </w:r>
    </w:p>
    <w:p>
      <w:pPr>
        <w:pStyle w:val="Antwort"/>
        <w:rPr>
          <w:color w:themeColor="text1" w:val="000000"/>
          <w:lang w:val="en-GB"/>
        </w:rPr>
      </w:pPr>
      <w:r>
        <w:rPr>
          <w:lang w:val="en-GB"/>
        </w:rPr>
        <w:t>10</w:t>
      </w:r>
    </w:p>
    <w:p>
      <w:pPr>
        <w:pStyle w:val="Antwort"/>
        <w:rPr>
          <w:lang w:val="en-GB"/>
        </w:rPr>
      </w:pPr>
      <w:r>
        <w:rPr>
          <w:lang w:val="en-GB"/>
        </w:rPr>
        <w:t>11 You can’t be too careful in dealing with people</w:t>
      </w:r>
    </w:p>
    <w:p>
      <w:pPr>
        <w:pStyle w:val="Normal"/>
        <w:spacing w:lineRule="auto" w:line="257"/>
        <w:rPr>
          <w:color w:themeColor="text1" w:val="000000"/>
          <w:lang w:val="en-GB"/>
        </w:rPr>
      </w:pPr>
      <w:r>
        <w:rPr>
          <w:color w:themeColor="text1" w:val="000000"/>
          <w:lang w:val="en-GB"/>
        </w:rPr>
      </w:r>
    </w:p>
    <w:p>
      <w:pPr>
        <w:pStyle w:val="Normal"/>
        <w:shd w:val="clear" w:color="auto" w:fill="548DD4"/>
        <w:spacing w:lineRule="auto" w:line="240" w:before="0" w:after="0"/>
        <w:ind w:hanging="709" w:start="709"/>
        <w:contextualSpacing/>
        <w:jc w:val="both"/>
        <w:rPr>
          <w:rFonts w:ascii="Calibri" w:hAnsi="Calibri" w:eastAsia="Times New Roman" w:cs="Calibri"/>
          <w:color w:val="FFFFFF"/>
          <w:lang w:val="en-US"/>
        </w:rPr>
      </w:pPr>
      <w:bookmarkStart w:id="80" w:name="_Toc607450259"/>
      <w:bookmarkStart w:id="81" w:name="_Toc1293540399"/>
      <w:r>
        <w:rPr>
          <w:rFonts w:eastAsia="Times New Roman" w:cs="Calibri" w:ascii="Calibri" w:hAnsi="Calibri"/>
          <w:color w:val="FFFFFF"/>
          <w:lang w:val="en-US"/>
        </w:rPr>
        <w:t>Base: All respondents</w:t>
      </w:r>
    </w:p>
    <w:p>
      <w:pPr>
        <w:pStyle w:val="Heading2"/>
        <w:rPr>
          <w:lang w:val="en-GB"/>
        </w:rPr>
      </w:pPr>
      <w:bookmarkStart w:id="82" w:name="_Toc607450259"/>
      <w:bookmarkStart w:id="83" w:name="_Toc1293540399"/>
      <w:r>
        <w:rPr>
          <w:lang w:val="en-GB"/>
        </w:rPr>
        <w:t>sochelp: Helping norm: descriptive</w:t>
      </w:r>
      <w:bookmarkEnd w:id="82"/>
      <w:bookmarkEnd w:id="83"/>
      <w:r>
        <w:rPr>
          <w:lang w:val="en-GB"/>
        </w:rPr>
        <w:t xml:space="preserve"> </w:t>
      </w:r>
      <w:r>
        <w:rPr>
          <w:color w:val="FF0000"/>
          <w:lang w:val="en-GB"/>
        </w:rPr>
        <w:t>[Single Answer]</w:t>
      </w:r>
    </w:p>
    <w:p>
      <w:pPr>
        <w:pStyle w:val="Normal"/>
        <w:spacing w:before="0" w:after="0"/>
        <w:jc w:val="both"/>
        <w:rPr>
          <w:b/>
          <w:bCs/>
          <w:color w:themeColor="text1" w:val="000000"/>
          <w:sz w:val="20"/>
          <w:szCs w:val="20"/>
          <w:lang w:val="en-GB"/>
        </w:rPr>
      </w:pPr>
      <w:r>
        <w:rPr>
          <w:b/>
          <w:bCs/>
          <w:color w:themeColor="text1" w:val="000000"/>
          <w:sz w:val="20"/>
          <w:szCs w:val="20"/>
          <w:lang w:val="en-GB"/>
        </w:rPr>
        <w:t>How much do you agree or disagree with the following statement:</w:t>
      </w:r>
    </w:p>
    <w:p>
      <w:pPr>
        <w:pStyle w:val="Normal"/>
        <w:spacing w:before="0" w:after="0"/>
        <w:jc w:val="both"/>
        <w:rPr>
          <w:color w:themeColor="text1" w:val="000000"/>
          <w:lang w:val="en-GB"/>
        </w:rPr>
      </w:pPr>
      <w:r>
        <w:rPr>
          <w:b/>
          <w:bCs/>
          <w:color w:themeColor="text1" w:val="000000"/>
          <w:sz w:val="20"/>
          <w:szCs w:val="20"/>
          <w:lang w:val="en-GB"/>
        </w:rPr>
        <w:t>Most people in [country] would help others who are in need, even if it requires personal effort.</w:t>
      </w:r>
    </w:p>
    <w:p>
      <w:pPr>
        <w:pStyle w:val="Antwort"/>
        <w:rPr>
          <w:color w:themeColor="text1" w:val="000000"/>
          <w:lang w:val="en-GB"/>
        </w:rPr>
      </w:pPr>
      <w:r>
        <w:rPr>
          <w:lang w:val="en-GB"/>
        </w:rPr>
        <w:t>1 Strongly disagree</w:t>
      </w:r>
    </w:p>
    <w:p>
      <w:pPr>
        <w:pStyle w:val="Antwort"/>
        <w:rPr>
          <w:color w:themeColor="text1" w:val="000000"/>
          <w:lang w:val="en-GB"/>
        </w:rPr>
      </w:pPr>
      <w:r>
        <w:rPr>
          <w:lang w:val="en-GB"/>
        </w:rPr>
        <w:t>2 Disagree</w:t>
      </w:r>
    </w:p>
    <w:p>
      <w:pPr>
        <w:pStyle w:val="Antwort"/>
        <w:rPr>
          <w:color w:themeColor="text1" w:val="000000"/>
          <w:lang w:val="en-GB"/>
        </w:rPr>
      </w:pPr>
      <w:r>
        <w:rPr>
          <w:lang w:val="en-GB"/>
        </w:rPr>
        <w:t>3 Neither agree nor disagree</w:t>
      </w:r>
    </w:p>
    <w:p>
      <w:pPr>
        <w:pStyle w:val="Antwort"/>
        <w:rPr>
          <w:color w:themeColor="text1" w:val="000000"/>
          <w:lang w:val="en-GB"/>
        </w:rPr>
      </w:pPr>
      <w:r>
        <w:rPr>
          <w:lang w:val="en-GB"/>
        </w:rPr>
        <w:t>4 Agree</w:t>
      </w:r>
    </w:p>
    <w:p>
      <w:pPr>
        <w:pStyle w:val="Antwort"/>
        <w:rPr>
          <w:color w:themeColor="text1" w:val="000000"/>
          <w:lang w:val="en-GB"/>
        </w:rPr>
      </w:pPr>
      <w:r>
        <w:rPr>
          <w:lang w:val="en-GB"/>
        </w:rPr>
        <w:t>5 Strongly agree</w:t>
      </w:r>
    </w:p>
    <w:p>
      <w:pPr>
        <w:pStyle w:val="Normal"/>
        <w:spacing w:lineRule="auto" w:line="257"/>
        <w:rPr>
          <w:color w:themeColor="text1" w:val="000000"/>
          <w:lang w:val="en-GB"/>
        </w:rPr>
      </w:pPr>
      <w:r>
        <w:rPr>
          <w:color w:themeColor="text1" w:val="000000"/>
          <w:lang w:val="en-GB"/>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Normal"/>
        <w:shd w:val="clear" w:color="auto" w:fill="548DD4"/>
        <w:spacing w:lineRule="auto" w:line="240" w:before="0" w:after="0"/>
        <w:ind w:hanging="709" w:start="709"/>
        <w:contextualSpacing/>
        <w:jc w:val="both"/>
        <w:rPr>
          <w:rFonts w:ascii="Calibri" w:hAnsi="Calibri" w:eastAsia="Times New Roman" w:cs="Calibri"/>
          <w:color w:val="FFFFFF"/>
          <w:lang w:val="en-US"/>
        </w:rPr>
      </w:pPr>
      <w:bookmarkStart w:id="84" w:name="_Toc797180816"/>
      <w:bookmarkStart w:id="85" w:name="_Toc376260783"/>
      <w:r>
        <w:rPr>
          <w:rFonts w:eastAsia="Times New Roman" w:cs="Calibri" w:ascii="Calibri" w:hAnsi="Calibri"/>
          <w:color w:val="FFFFFF"/>
          <w:lang w:val="en-US"/>
        </w:rPr>
        <w:t>Base: All respondents</w:t>
      </w:r>
    </w:p>
    <w:p>
      <w:pPr>
        <w:pStyle w:val="Heading2"/>
        <w:rPr>
          <w:color w:val="FF0000"/>
          <w:lang w:val="en-GB"/>
        </w:rPr>
      </w:pPr>
      <w:bookmarkStart w:id="86" w:name="_Toc797180816"/>
      <w:bookmarkStart w:id="87" w:name="_Toc376260783"/>
      <w:r>
        <w:rPr>
          <w:lang w:val="en-GB"/>
        </w:rPr>
        <w:t>percfair: Perceived fairness</w:t>
      </w:r>
      <w:bookmarkEnd w:id="86"/>
      <w:bookmarkEnd w:id="87"/>
      <w:r>
        <w:rPr>
          <w:lang w:val="en-GB"/>
        </w:rPr>
        <w:t xml:space="preserve"> </w:t>
      </w:r>
      <w:r>
        <w:rPr>
          <w:color w:val="FF0000"/>
          <w:lang w:val="en-GB"/>
        </w:rPr>
        <w:t>[Single Answer]</w:t>
      </w:r>
    </w:p>
    <w:p>
      <w:pPr>
        <w:pStyle w:val="FItem"/>
        <w:rPr>
          <w:lang w:val="en-GB"/>
        </w:rPr>
      </w:pPr>
      <w:r>
        <w:rPr>
          <w:lang w:val="en-GB"/>
        </w:rPr>
        <w:t xml:space="preserve">Do you think that most people would try to take advantage of you if they got the chance, or would they try to be fair? </w:t>
      </w:r>
    </w:p>
    <w:p>
      <w:pPr>
        <w:pStyle w:val="FItem"/>
        <w:rPr>
          <w:color w:themeColor="text1" w:val="000000"/>
          <w:lang w:val="en-US"/>
        </w:rPr>
      </w:pPr>
      <w:r>
        <w:rPr>
          <w:color w:val="FF0000"/>
          <w:highlight w:val="yellow"/>
          <w:lang w:val="en-US"/>
        </w:rPr>
        <w:t xml:space="preserve">IF FIELD_METHOD=CATI: CATI INSTRUCTION: </w:t>
      </w:r>
      <w:r>
        <w:rPr>
          <w:b w:val="false"/>
          <w:bCs w:val="false"/>
          <w:color w:themeColor="text1" w:val="000000"/>
          <w:highlight w:val="yellow"/>
          <w:lang w:val="en-US"/>
        </w:rPr>
        <w:t>READ OUT: “Please indicate your answer on a scale of 1 to 11, where 1 corresponds to “Most people would try to take advantage of me” and 11 corresponds to “Most people would try to be fair”.”</w:t>
      </w:r>
    </w:p>
    <w:p>
      <w:pPr>
        <w:pStyle w:val="FItem"/>
        <w:rPr>
          <w:color w:themeColor="text1" w:val="000000"/>
          <w:lang w:val="en-US"/>
        </w:rPr>
      </w:pPr>
      <w:r>
        <w:rPr>
          <w:color w:themeColor="text1" w:val="000000"/>
          <w:lang w:val="en-US"/>
        </w:rPr>
      </w:r>
    </w:p>
    <w:p>
      <w:pPr>
        <w:pStyle w:val="Antwort"/>
        <w:rPr>
          <w:color w:themeColor="text1" w:val="000000"/>
          <w:lang w:val="en-GB"/>
        </w:rPr>
      </w:pPr>
      <w:r>
        <w:rPr>
          <w:lang w:val="en-GB"/>
        </w:rPr>
        <w:t>1 Most people would try to take advantage of me</w:t>
      </w:r>
    </w:p>
    <w:p>
      <w:pPr>
        <w:pStyle w:val="Antwort"/>
        <w:rPr>
          <w:color w:themeColor="text1" w:val="000000"/>
          <w:lang w:val="en-GB"/>
        </w:rPr>
      </w:pPr>
      <w:r>
        <w:rPr>
          <w:lang w:val="en-GB"/>
        </w:rPr>
        <w:t>2</w:t>
      </w:r>
    </w:p>
    <w:p>
      <w:pPr>
        <w:pStyle w:val="Antwort"/>
        <w:rPr>
          <w:color w:themeColor="text1" w:val="000000"/>
          <w:lang w:val="en-GB"/>
        </w:rPr>
      </w:pPr>
      <w:r>
        <w:rPr>
          <w:lang w:val="en-GB"/>
        </w:rPr>
        <w:t>3</w:t>
      </w:r>
    </w:p>
    <w:p>
      <w:pPr>
        <w:pStyle w:val="Antwort"/>
        <w:rPr>
          <w:color w:themeColor="text1" w:val="000000"/>
          <w:lang w:val="en-GB"/>
        </w:rPr>
      </w:pPr>
      <w:r>
        <w:rPr>
          <w:lang w:val="en-GB"/>
        </w:rPr>
        <w:t>4</w:t>
      </w:r>
    </w:p>
    <w:p>
      <w:pPr>
        <w:pStyle w:val="Antwort"/>
        <w:rPr>
          <w:color w:themeColor="text1" w:val="000000"/>
          <w:lang w:val="en-GB"/>
        </w:rPr>
      </w:pPr>
      <w:r>
        <w:rPr>
          <w:lang w:val="en-GB"/>
        </w:rPr>
        <w:t>5</w:t>
      </w:r>
    </w:p>
    <w:p>
      <w:pPr>
        <w:pStyle w:val="Antwort"/>
        <w:rPr>
          <w:color w:themeColor="text1" w:val="000000"/>
          <w:lang w:val="en-GB"/>
        </w:rPr>
      </w:pPr>
      <w:r>
        <w:rPr>
          <w:lang w:val="en-GB"/>
        </w:rPr>
        <w:t>6</w:t>
      </w:r>
    </w:p>
    <w:p>
      <w:pPr>
        <w:pStyle w:val="Antwort"/>
        <w:rPr>
          <w:color w:themeColor="text1" w:val="000000"/>
          <w:lang w:val="en-GB"/>
        </w:rPr>
      </w:pPr>
      <w:r>
        <w:rPr>
          <w:lang w:val="en-GB"/>
        </w:rPr>
        <w:t>7</w:t>
      </w:r>
    </w:p>
    <w:p>
      <w:pPr>
        <w:pStyle w:val="Antwort"/>
        <w:rPr>
          <w:color w:themeColor="text1" w:val="000000"/>
          <w:lang w:val="en-GB"/>
        </w:rPr>
      </w:pPr>
      <w:r>
        <w:rPr>
          <w:lang w:val="en-GB"/>
        </w:rPr>
        <w:t>8</w:t>
      </w:r>
    </w:p>
    <w:p>
      <w:pPr>
        <w:pStyle w:val="Antwort"/>
        <w:rPr>
          <w:color w:themeColor="text1" w:val="000000"/>
          <w:lang w:val="en-GB"/>
        </w:rPr>
      </w:pPr>
      <w:r>
        <w:rPr>
          <w:lang w:val="en-GB"/>
        </w:rPr>
        <w:t>9</w:t>
      </w:r>
    </w:p>
    <w:p>
      <w:pPr>
        <w:pStyle w:val="Antwort"/>
        <w:rPr>
          <w:color w:themeColor="text1" w:val="000000"/>
          <w:lang w:val="en-GB"/>
        </w:rPr>
      </w:pPr>
      <w:r>
        <w:rPr>
          <w:lang w:val="en-GB"/>
        </w:rPr>
        <w:t>10</w:t>
      </w:r>
    </w:p>
    <w:p>
      <w:pPr>
        <w:pStyle w:val="Antwort"/>
        <w:rPr>
          <w:color w:themeColor="text1" w:val="000000"/>
          <w:lang w:val="en-GB"/>
        </w:rPr>
      </w:pPr>
      <w:r>
        <w:rPr>
          <w:lang w:val="en-GB"/>
        </w:rPr>
        <w:t>11 Most people would try to be fair</w:t>
      </w:r>
    </w:p>
    <w:p>
      <w:pPr>
        <w:pStyle w:val="Normal"/>
        <w:spacing w:lineRule="auto" w:line="257"/>
        <w:rPr>
          <w:color w:themeColor="text1" w:val="000000"/>
          <w:lang w:val="en-GB"/>
        </w:rPr>
      </w:pPr>
      <w:r>
        <w:rPr>
          <w:color w:themeColor="text1" w:val="000000"/>
          <w:lang w:val="en-GB"/>
        </w:rPr>
      </w:r>
    </w:p>
    <w:p>
      <w:pPr>
        <w:pStyle w:val="Normal"/>
        <w:shd w:val="clear" w:color="auto" w:fill="548DD4"/>
        <w:spacing w:lineRule="auto" w:line="240" w:before="0" w:after="0"/>
        <w:ind w:hanging="709" w:start="709"/>
        <w:contextualSpacing/>
        <w:jc w:val="both"/>
        <w:rPr>
          <w:rFonts w:ascii="Calibri" w:hAnsi="Calibri" w:eastAsia="Times New Roman" w:cs="Calibri"/>
          <w:color w:val="FFFFFF"/>
          <w:lang w:val="en-US"/>
        </w:rPr>
      </w:pPr>
      <w:bookmarkStart w:id="88" w:name="_Toc1787523619"/>
      <w:bookmarkStart w:id="89" w:name="_Toc480259030"/>
      <w:r>
        <w:rPr>
          <w:rFonts w:eastAsia="Times New Roman" w:cs="Calibri" w:ascii="Calibri" w:hAnsi="Calibri"/>
          <w:color w:val="FFFFFF"/>
          <w:lang w:val="en-US"/>
        </w:rPr>
        <w:t>Base: All respondents</w:t>
      </w:r>
    </w:p>
    <w:p>
      <w:pPr>
        <w:pStyle w:val="Heading2"/>
        <w:rPr>
          <w:lang w:val="en-GB"/>
        </w:rPr>
      </w:pPr>
      <w:bookmarkStart w:id="90" w:name="_Toc1787523619"/>
      <w:bookmarkStart w:id="91" w:name="_Toc480259030"/>
      <w:r>
        <w:rPr>
          <w:lang w:val="en-GB"/>
        </w:rPr>
        <w:t>perchelp: Perceived helpfulness</w:t>
      </w:r>
      <w:bookmarkEnd w:id="90"/>
      <w:bookmarkEnd w:id="91"/>
      <w:r>
        <w:rPr>
          <w:lang w:val="en-GB"/>
        </w:rPr>
        <w:t xml:space="preserve"> </w:t>
      </w:r>
      <w:r>
        <w:rPr>
          <w:color w:val="FF0000"/>
          <w:lang w:val="en-GB"/>
        </w:rPr>
        <w:t>[Single Answer]</w:t>
      </w:r>
    </w:p>
    <w:p>
      <w:pPr>
        <w:pStyle w:val="FItem"/>
        <w:rPr>
          <w:lang w:val="en-GB"/>
        </w:rPr>
      </w:pPr>
      <w:r>
        <w:rPr>
          <w:lang w:val="en-GB"/>
        </w:rPr>
        <w:t>Would you say that most of the time people try to be helpful or that they are mostly looking out for themselves?</w:t>
      </w:r>
    </w:p>
    <w:p>
      <w:pPr>
        <w:pStyle w:val="FItem"/>
        <w:rPr>
          <w:color w:themeColor="text1" w:val="000000"/>
          <w:lang w:val="en-US"/>
        </w:rPr>
      </w:pPr>
      <w:r>
        <w:rPr>
          <w:color w:val="FF0000"/>
          <w:highlight w:val="yellow"/>
          <w:lang w:val="en-US"/>
        </w:rPr>
        <w:t xml:space="preserve">IF FIELD_METHOD=CATI: CATI INSTRUCTION: </w:t>
      </w:r>
      <w:r>
        <w:rPr>
          <w:b w:val="false"/>
          <w:bCs w:val="false"/>
          <w:color w:themeColor="text1" w:val="000000"/>
          <w:highlight w:val="yellow"/>
          <w:lang w:val="en-US"/>
        </w:rPr>
        <w:t>READ OUT: “Please indicate your answer on a scale of 1 to 11, where 1 corresponds to “People mostly look out for themselves” and 11 corresponds to “People mostly try to be helpful”.”</w:t>
      </w:r>
    </w:p>
    <w:p>
      <w:pPr>
        <w:pStyle w:val="FItem"/>
        <w:rPr>
          <w:color w:themeColor="text1" w:val="000000"/>
          <w:lang w:val="en-US"/>
        </w:rPr>
      </w:pPr>
      <w:r>
        <w:rPr>
          <w:color w:themeColor="text1" w:val="000000"/>
          <w:lang w:val="en-US"/>
        </w:rPr>
      </w:r>
    </w:p>
    <w:p>
      <w:pPr>
        <w:pStyle w:val="Antwort"/>
        <w:rPr>
          <w:color w:themeColor="text1" w:val="000000"/>
          <w:lang w:val="en-GB"/>
        </w:rPr>
      </w:pPr>
      <w:r>
        <w:rPr>
          <w:lang w:val="en-GB"/>
        </w:rPr>
        <w:t>1 People mostly look out for themselves</w:t>
      </w:r>
    </w:p>
    <w:p>
      <w:pPr>
        <w:pStyle w:val="Antwort"/>
        <w:rPr>
          <w:color w:themeColor="text1" w:val="000000"/>
          <w:lang w:val="en-GB"/>
        </w:rPr>
      </w:pPr>
      <w:r>
        <w:rPr>
          <w:lang w:val="en-GB"/>
        </w:rPr>
        <w:t>2</w:t>
      </w:r>
    </w:p>
    <w:p>
      <w:pPr>
        <w:pStyle w:val="Antwort"/>
        <w:rPr>
          <w:color w:themeColor="text1" w:val="000000"/>
          <w:lang w:val="en-GB"/>
        </w:rPr>
      </w:pPr>
      <w:r>
        <w:rPr>
          <w:lang w:val="en-GB"/>
        </w:rPr>
        <w:t>3</w:t>
      </w:r>
    </w:p>
    <w:p>
      <w:pPr>
        <w:pStyle w:val="Antwort"/>
        <w:rPr>
          <w:color w:themeColor="text1" w:val="000000"/>
          <w:lang w:val="en-GB"/>
        </w:rPr>
      </w:pPr>
      <w:r>
        <w:rPr>
          <w:lang w:val="en-GB"/>
        </w:rPr>
        <w:t>4</w:t>
      </w:r>
    </w:p>
    <w:p>
      <w:pPr>
        <w:pStyle w:val="Antwort"/>
        <w:rPr>
          <w:color w:themeColor="text1" w:val="000000"/>
          <w:lang w:val="en-GB"/>
        </w:rPr>
      </w:pPr>
      <w:r>
        <w:rPr>
          <w:lang w:val="en-GB"/>
        </w:rPr>
        <w:t>5</w:t>
      </w:r>
    </w:p>
    <w:p>
      <w:pPr>
        <w:pStyle w:val="Antwort"/>
        <w:rPr>
          <w:color w:themeColor="text1" w:val="000000"/>
          <w:lang w:val="en-GB"/>
        </w:rPr>
      </w:pPr>
      <w:r>
        <w:rPr>
          <w:lang w:val="en-GB"/>
        </w:rPr>
        <w:t>6</w:t>
      </w:r>
    </w:p>
    <w:p>
      <w:pPr>
        <w:pStyle w:val="Antwort"/>
        <w:rPr>
          <w:color w:themeColor="text1" w:val="000000"/>
          <w:lang w:val="en-GB"/>
        </w:rPr>
      </w:pPr>
      <w:r>
        <w:rPr>
          <w:lang w:val="en-GB"/>
        </w:rPr>
        <w:t>7</w:t>
      </w:r>
    </w:p>
    <w:p>
      <w:pPr>
        <w:pStyle w:val="Antwort"/>
        <w:rPr>
          <w:color w:themeColor="text1" w:val="000000"/>
          <w:lang w:val="en-GB"/>
        </w:rPr>
      </w:pPr>
      <w:r>
        <w:rPr>
          <w:lang w:val="en-GB"/>
        </w:rPr>
        <w:t>8</w:t>
      </w:r>
    </w:p>
    <w:p>
      <w:pPr>
        <w:pStyle w:val="Antwort"/>
        <w:rPr>
          <w:color w:themeColor="text1" w:val="000000"/>
          <w:lang w:val="en-GB"/>
        </w:rPr>
      </w:pPr>
      <w:r>
        <w:rPr>
          <w:lang w:val="en-GB"/>
        </w:rPr>
        <w:t>9</w:t>
      </w:r>
    </w:p>
    <w:p>
      <w:pPr>
        <w:pStyle w:val="Antwort"/>
        <w:rPr>
          <w:color w:themeColor="text1" w:val="000000"/>
          <w:lang w:val="en-GB"/>
        </w:rPr>
      </w:pPr>
      <w:r>
        <w:rPr>
          <w:lang w:val="en-GB"/>
        </w:rPr>
        <w:t xml:space="preserve">10 </w:t>
      </w:r>
    </w:p>
    <w:p>
      <w:pPr>
        <w:pStyle w:val="Antwort"/>
        <w:rPr>
          <w:color w:themeColor="text1" w:val="000000"/>
          <w:lang w:val="en-GB"/>
        </w:rPr>
      </w:pPr>
      <w:r>
        <w:rPr>
          <w:lang w:val="en-GB"/>
        </w:rPr>
        <w:t>11 People mostly try to be helpful</w:t>
      </w:r>
    </w:p>
    <w:p>
      <w:pPr>
        <w:pStyle w:val="Normal"/>
        <w:spacing w:lineRule="auto" w:line="257"/>
        <w:rPr>
          <w:color w:themeColor="text1" w:val="000000"/>
          <w:lang w:val="en-GB"/>
        </w:rPr>
      </w:pPr>
      <w:r>
        <w:rPr>
          <w:color w:themeColor="text1" w:val="000000"/>
          <w:lang w:val="en-GB"/>
        </w:rPr>
      </w:r>
    </w:p>
    <w:p>
      <w:pPr>
        <w:pStyle w:val="Normal"/>
        <w:shd w:val="clear" w:color="auto" w:fill="548DD4"/>
        <w:spacing w:lineRule="auto" w:line="240" w:before="0" w:after="0"/>
        <w:ind w:hanging="709" w:start="709"/>
        <w:contextualSpacing/>
        <w:jc w:val="both"/>
        <w:rPr>
          <w:rFonts w:ascii="Calibri" w:hAnsi="Calibri" w:eastAsia="Times New Roman" w:cs="Calibri"/>
          <w:color w:val="FFFFFF"/>
          <w:lang w:val="en-US"/>
        </w:rPr>
      </w:pPr>
      <w:bookmarkStart w:id="92" w:name="_Toc1323378100"/>
      <w:bookmarkStart w:id="93" w:name="_Toc170371677"/>
      <w:r>
        <w:rPr>
          <w:rFonts w:eastAsia="Times New Roman" w:cs="Calibri" w:ascii="Calibri" w:hAnsi="Calibri"/>
          <w:color w:val="FFFFFF"/>
          <w:lang w:val="en-US"/>
        </w:rPr>
        <w:t>Base: All respondents</w:t>
      </w:r>
    </w:p>
    <w:p>
      <w:pPr>
        <w:pStyle w:val="Heading2"/>
        <w:rPr>
          <w:lang w:val="en-GB"/>
        </w:rPr>
      </w:pPr>
      <w:bookmarkStart w:id="94" w:name="_Toc1323378100"/>
      <w:bookmarkStart w:id="95" w:name="_Toc170371677"/>
      <w:r>
        <w:rPr>
          <w:lang w:val="en-GB"/>
        </w:rPr>
        <w:t>rednrmdsc: Redistribution norm: descriptive</w:t>
      </w:r>
      <w:bookmarkEnd w:id="94"/>
      <w:bookmarkEnd w:id="95"/>
      <w:r>
        <w:rPr>
          <w:lang w:val="en-GB"/>
        </w:rPr>
        <w:t xml:space="preserve"> </w:t>
      </w:r>
      <w:r>
        <w:rPr>
          <w:color w:val="FF0000"/>
          <w:lang w:val="en-GB"/>
        </w:rPr>
        <w:t>[Single Answer]</w:t>
      </w:r>
    </w:p>
    <w:p>
      <w:pPr>
        <w:pStyle w:val="Normal"/>
        <w:spacing w:before="0" w:after="0"/>
        <w:jc w:val="both"/>
        <w:rPr>
          <w:b/>
          <w:bCs/>
          <w:color w:themeColor="text1" w:val="000000"/>
          <w:sz w:val="20"/>
          <w:szCs w:val="20"/>
          <w:lang w:val="en-GB"/>
        </w:rPr>
      </w:pPr>
      <w:r>
        <w:rPr>
          <w:b/>
          <w:bCs/>
          <w:color w:themeColor="text1" w:val="000000"/>
          <w:sz w:val="20"/>
          <w:szCs w:val="20"/>
          <w:lang w:val="en-GB"/>
        </w:rPr>
        <w:t>How much do you agree or disagree with the following statement:</w:t>
      </w:r>
    </w:p>
    <w:p>
      <w:pPr>
        <w:pStyle w:val="FItem"/>
        <w:rPr>
          <w:color w:themeColor="text1" w:val="000000"/>
          <w:lang w:val="en-GB"/>
        </w:rPr>
      </w:pPr>
      <w:r>
        <w:rPr>
          <w:lang w:val="en-GB"/>
        </w:rPr>
        <w:t>Most people in [country] support using public funds to reduce inequalities and help the poor.</w:t>
      </w:r>
    </w:p>
    <w:p>
      <w:pPr>
        <w:pStyle w:val="Antwort"/>
        <w:rPr>
          <w:color w:themeColor="text1" w:val="000000"/>
          <w:lang w:val="en-GB"/>
        </w:rPr>
      </w:pPr>
      <w:r>
        <w:rPr>
          <w:lang w:val="en-GB"/>
        </w:rPr>
        <w:t>1 Strongly disagree</w:t>
      </w:r>
    </w:p>
    <w:p>
      <w:pPr>
        <w:pStyle w:val="Antwort"/>
        <w:rPr>
          <w:color w:themeColor="text1" w:val="000000"/>
          <w:lang w:val="en-GB"/>
        </w:rPr>
      </w:pPr>
      <w:r>
        <w:rPr>
          <w:lang w:val="en-GB"/>
        </w:rPr>
        <w:t>2 Disagree</w:t>
      </w:r>
    </w:p>
    <w:p>
      <w:pPr>
        <w:pStyle w:val="Antwort"/>
        <w:rPr>
          <w:color w:themeColor="text1" w:val="000000"/>
          <w:lang w:val="en-GB"/>
        </w:rPr>
      </w:pPr>
      <w:r>
        <w:rPr>
          <w:lang w:val="en-GB"/>
        </w:rPr>
        <w:t>3 Neither agree nor disagree</w:t>
      </w:r>
    </w:p>
    <w:p>
      <w:pPr>
        <w:pStyle w:val="Antwort"/>
        <w:rPr>
          <w:color w:themeColor="text1" w:val="000000"/>
          <w:lang w:val="en-GB"/>
        </w:rPr>
      </w:pPr>
      <w:r>
        <w:rPr>
          <w:lang w:val="en-GB"/>
        </w:rPr>
        <w:t>4 Agree</w:t>
      </w:r>
    </w:p>
    <w:p>
      <w:pPr>
        <w:pStyle w:val="Antwort"/>
        <w:rPr>
          <w:color w:themeColor="text1" w:val="000000"/>
          <w:lang w:val="en-GB"/>
        </w:rPr>
      </w:pPr>
      <w:r>
        <w:rPr>
          <w:lang w:val="en-GB"/>
        </w:rPr>
        <w:t>5 Strongly agree</w:t>
      </w:r>
    </w:p>
    <w:p>
      <w:pPr>
        <w:pStyle w:val="Normal"/>
        <w:spacing w:lineRule="auto" w:line="257"/>
        <w:rPr>
          <w:color w:themeColor="text1" w:val="000000"/>
          <w:lang w:val="en-GB"/>
        </w:rPr>
      </w:pPr>
      <w:r>
        <w:rPr>
          <w:color w:themeColor="text1" w:val="000000"/>
          <w:lang w:val="en-GB"/>
        </w:rPr>
      </w:r>
    </w:p>
    <w:p>
      <w:pPr>
        <w:pStyle w:val="Normal"/>
        <w:shd w:val="clear" w:color="auto" w:fill="548DD4"/>
        <w:spacing w:lineRule="auto" w:line="240" w:before="0" w:after="0"/>
        <w:ind w:hanging="709" w:start="709"/>
        <w:contextualSpacing/>
        <w:jc w:val="both"/>
        <w:rPr>
          <w:rFonts w:ascii="Calibri" w:hAnsi="Calibri" w:eastAsia="Times New Roman" w:cs="Calibri"/>
          <w:color w:val="FFFFFF"/>
          <w:lang w:val="en-US"/>
        </w:rPr>
      </w:pPr>
      <w:r>
        <w:rPr>
          <w:rFonts w:eastAsia="Times New Roman" w:cs="Calibri" w:ascii="Calibri" w:hAnsi="Calibri"/>
          <w:color w:val="FFFFFF"/>
          <w:lang w:val="en-US"/>
        </w:rPr>
        <w:t>Base: All respondents</w:t>
      </w:r>
    </w:p>
    <w:p>
      <w:pPr>
        <w:pStyle w:val="Heading2"/>
        <w:rPr>
          <w:lang w:val="en-GB"/>
        </w:rPr>
      </w:pPr>
      <w:r>
        <mc:AlternateContent>
          <mc:Choice Requires="wps">
            <w:drawing>
              <wp:anchor behindDoc="0" distT="0" distB="0" distL="114300" distR="114300" simplePos="0" locked="0" layoutInCell="1" allowOverlap="1" relativeHeight="4">
                <wp:simplePos x="0" y="0"/>
                <wp:positionH relativeFrom="column">
                  <wp:posOffset>2472690</wp:posOffset>
                </wp:positionH>
                <wp:positionV relativeFrom="paragraph">
                  <wp:posOffset>87630</wp:posOffset>
                </wp:positionV>
                <wp:extent cx="13970" cy="13970"/>
                <wp:effectExtent l="0" t="0" r="0" b="0"/>
                <wp:wrapNone/>
                <wp:docPr id="4" name="Freihand 1"/>
                <a:graphic xmlns:a="http://schemas.openxmlformats.org/drawingml/2006/main">
                  <a:graphicData uri="http://schemas.openxmlformats.org/drawingml/2006/picture">
                    <pic:pic xmlns:pic="http://schemas.openxmlformats.org/drawingml/2006/picture">
                      <pic:nvPicPr>
                        <pic:cNvPr id="5" name="Freihand 1" descr=""/>
                        <pic:cNvPicPr/>
                      </pic:nvPicPr>
                      <pic:blipFill>
                        <a:blip r:embed="rId5"/>
                        <a:stretch/>
                      </pic:blipFill>
                      <pic:spPr>
                        <a:xfrm>
                          <a:off x="0" y="0"/>
                          <a:ext cx="14040" cy="14040"/>
                        </a:xfrm>
                        <a:prstGeom prst="rect">
                          <a:avLst/>
                        </a:prstGeom>
                        <a:noFill/>
                        <a:ln w="0">
                          <a:noFill/>
                        </a:ln>
                      </pic:spPr>
                    </pic:pic>
                  </a:graphicData>
                </a:graphic>
              </wp:anchor>
            </w:drawing>
          </mc:Choice>
          <mc:Fallback>
            <w:pict>
              <v:shape id="shape_0" ID="Freihand 1" stroked="f" o:allowincell="f" style="position:absolute;margin-left:194.7pt;margin-top:6.9pt;width:1.05pt;height:1.05pt;mso-wrap-style:none;v-text-anchor:middle" type="_x0000_t75">
                <v:imagedata r:id="rId6" o:detectmouseclick="t"/>
                <v:stroke color="#3465a4" joinstyle="round" endcap="flat"/>
                <w10:wrap type="none"/>
              </v:shape>
            </w:pict>
          </mc:Fallback>
        </mc:AlternateContent>
      </w:r>
      <w:r>
        <w:rPr>
          <w:lang w:val="en-GB"/>
        </w:rPr>
        <w:t xml:space="preserve">dsvr: Deservingness </w:t>
      </w:r>
      <w:r>
        <w:rPr>
          <w:color w:val="FF0000"/>
          <w:lang w:val="en-GB"/>
        </w:rPr>
        <w:t>[Collapsible grid, randomize rows]</w:t>
      </w:r>
    </w:p>
    <w:p>
      <w:pPr>
        <w:pStyle w:val="FItem"/>
        <w:rPr>
          <w:color w:themeColor="text1" w:val="000000"/>
          <w:lang w:val="en-GB"/>
        </w:rPr>
      </w:pPr>
      <w:r>
        <w:rPr>
          <w:color w:themeColor="text1" w:val="000000"/>
          <w:lang w:val="en-GB"/>
        </w:rPr>
        <w:t>How much do you agree or disagree with each of the following statements?</w:t>
      </w:r>
    </w:p>
    <w:p>
      <w:pPr>
        <w:pStyle w:val="Normal"/>
        <w:spacing w:before="0" w:after="0"/>
        <w:rPr>
          <w:color w:val="FF0000"/>
          <w:lang w:val="en-GB"/>
        </w:rPr>
      </w:pPr>
      <w:r>
        <w:rPr>
          <w:color w:val="FF0000"/>
          <w:lang w:val="en-GB"/>
        </w:rPr>
        <w:t>Rows:</w:t>
      </w:r>
    </w:p>
    <w:p>
      <w:pPr>
        <w:pStyle w:val="ListParagraph"/>
        <w:numPr>
          <w:ilvl w:val="0"/>
          <w:numId w:val="11"/>
        </w:numPr>
        <w:rPr>
          <w:b/>
          <w:bCs/>
          <w:color w:themeColor="text1" w:val="000000"/>
          <w:sz w:val="20"/>
          <w:szCs w:val="20"/>
          <w:lang w:val="en-GB"/>
        </w:rPr>
      </w:pPr>
      <w:r>
        <w:rPr>
          <w:b/>
          <w:bCs/>
          <w:sz w:val="20"/>
          <w:szCs w:val="20"/>
          <w:lang w:val="en-GB"/>
        </w:rPr>
        <w:t>People who are poor because of bad choices they made should be denied social benefits and services.</w:t>
      </w:r>
    </w:p>
    <w:p>
      <w:pPr>
        <w:pStyle w:val="ListParagraph"/>
        <w:numPr>
          <w:ilvl w:val="0"/>
          <w:numId w:val="11"/>
        </w:numPr>
        <w:rPr>
          <w:b/>
          <w:bCs/>
          <w:color w:themeColor="text1" w:val="000000"/>
          <w:sz w:val="20"/>
          <w:szCs w:val="20"/>
          <w:lang w:val="en-GB"/>
        </w:rPr>
      </w:pPr>
      <w:r>
        <w:rPr>
          <w:b/>
          <w:bCs/>
          <w:sz w:val="20"/>
          <w:szCs w:val="20"/>
          <w:lang w:val="en-GB"/>
        </w:rPr>
        <w:t>People who receive social benefits and services should be content instead of complaining.</w:t>
      </w:r>
    </w:p>
    <w:p>
      <w:pPr>
        <w:pStyle w:val="ListParagraph"/>
        <w:numPr>
          <w:ilvl w:val="0"/>
          <w:numId w:val="11"/>
        </w:numPr>
        <w:rPr>
          <w:b/>
          <w:bCs/>
          <w:color w:themeColor="text1" w:val="000000"/>
          <w:sz w:val="20"/>
          <w:szCs w:val="20"/>
          <w:lang w:val="en-GB"/>
        </w:rPr>
      </w:pPr>
      <w:r>
        <w:rPr>
          <w:b/>
          <w:bCs/>
          <w:sz w:val="20"/>
          <w:szCs w:val="20"/>
          <w:lang w:val="en-GB"/>
        </w:rPr>
        <w:t>It is not fair that people receive social benefits or services to which they have not contributed.</w:t>
      </w:r>
    </w:p>
    <w:p>
      <w:pPr>
        <w:pStyle w:val="ListParagraph"/>
        <w:numPr>
          <w:ilvl w:val="0"/>
          <w:numId w:val="11"/>
        </w:numPr>
        <w:rPr>
          <w:b/>
          <w:bCs/>
          <w:color w:themeColor="text1" w:val="000000"/>
          <w:sz w:val="20"/>
          <w:szCs w:val="20"/>
          <w:lang w:val="en-GB"/>
        </w:rPr>
      </w:pPr>
      <w:r>
        <w:rPr>
          <w:b/>
          <w:bCs/>
          <w:sz w:val="20"/>
          <w:szCs w:val="20"/>
          <w:lang w:val="en-GB"/>
        </w:rPr>
        <w:t>When granting social benefits and services, people like me should get more priority.</w:t>
      </w:r>
    </w:p>
    <w:p>
      <w:pPr>
        <w:pStyle w:val="ListParagraph"/>
        <w:numPr>
          <w:ilvl w:val="0"/>
          <w:numId w:val="11"/>
        </w:numPr>
        <w:rPr>
          <w:b/>
          <w:bCs/>
          <w:color w:themeColor="text1" w:val="000000"/>
          <w:sz w:val="20"/>
          <w:szCs w:val="20"/>
          <w:lang w:val="en-GB"/>
        </w:rPr>
      </w:pPr>
      <w:r>
        <w:rPr>
          <w:b/>
          <w:bCs/>
          <w:sz w:val="20"/>
          <w:szCs w:val="20"/>
          <w:lang w:val="en-GB"/>
        </w:rPr>
        <w:t>Social benefits and services should only be available to those who truly live in poverty.</w:t>
      </w:r>
    </w:p>
    <w:p>
      <w:pPr>
        <w:pStyle w:val="Normal"/>
        <w:spacing w:before="0" w:after="0"/>
        <w:rPr>
          <w:color w:val="FF0000"/>
          <w:lang w:val="en-GB"/>
        </w:rPr>
      </w:pPr>
      <w:r>
        <w:rPr>
          <w:color w:val="FF0000"/>
          <w:lang w:val="en-GB"/>
        </w:rPr>
        <w:t>Columns:</w:t>
      </w:r>
    </w:p>
    <w:p>
      <w:pPr>
        <w:pStyle w:val="Antwort"/>
        <w:rPr>
          <w:color w:themeColor="text1" w:val="000000"/>
          <w:lang w:val="en-GB"/>
        </w:rPr>
      </w:pPr>
      <w:r>
        <w:rPr>
          <w:lang w:val="en-GB"/>
        </w:rPr>
        <w:t>1 Disagree strongly</w:t>
      </w:r>
    </w:p>
    <w:p>
      <w:pPr>
        <w:pStyle w:val="Antwort"/>
        <w:rPr>
          <w:color w:themeColor="text1" w:val="000000"/>
          <w:lang w:val="en-GB"/>
        </w:rPr>
      </w:pPr>
      <w:r>
        <w:rPr>
          <w:lang w:val="en-GB"/>
        </w:rPr>
        <w:t xml:space="preserve">2 Disagree </w:t>
      </w:r>
    </w:p>
    <w:p>
      <w:pPr>
        <w:pStyle w:val="Antwort"/>
        <w:rPr>
          <w:color w:themeColor="text1" w:val="000000"/>
          <w:lang w:val="en-GB"/>
        </w:rPr>
      </w:pPr>
      <w:r>
        <w:rPr>
          <w:lang w:val="en-GB"/>
        </w:rPr>
        <w:t xml:space="preserve">3 Neither agree nor disagree </w:t>
      </w:r>
    </w:p>
    <w:p>
      <w:pPr>
        <w:pStyle w:val="Antwort"/>
        <w:rPr>
          <w:color w:themeColor="text1" w:val="000000"/>
          <w:lang w:val="en-GB"/>
        </w:rPr>
      </w:pPr>
      <w:r>
        <w:rPr>
          <w:lang w:val="en-GB"/>
        </w:rPr>
        <w:t xml:space="preserve">4 Agree </w:t>
      </w:r>
    </w:p>
    <w:p>
      <w:pPr>
        <w:pStyle w:val="Antwort"/>
        <w:rPr>
          <w:color w:themeColor="text1" w:val="000000"/>
          <w:lang w:val="en-GB"/>
        </w:rPr>
      </w:pPr>
      <w:r>
        <w:rPr>
          <w:lang w:val="en-GB"/>
        </w:rPr>
        <w:t>5 Strongly agree</w:t>
      </w:r>
    </w:p>
    <w:p>
      <w:pPr>
        <w:pStyle w:val="Antwort"/>
        <w:rPr>
          <w:lang w:val="en-GB"/>
        </w:rPr>
      </w:pPr>
      <w:r>
        <w:rPr>
          <w:lang w:val="en-GB"/>
        </w:rPr>
      </w:r>
    </w:p>
    <w:p>
      <w:pPr>
        <w:pStyle w:val="Antwort"/>
        <w:rPr>
          <w:lang w:val="en-GB"/>
        </w:rPr>
      </w:pPr>
      <w:r>
        <w:rPr>
          <w:lang w:val="en-GB"/>
        </w:rPr>
      </w:r>
    </w:p>
    <w:p>
      <w:pPr>
        <w:pStyle w:val="Normal"/>
        <w:shd w:val="clear" w:color="auto" w:fill="548DD4"/>
        <w:spacing w:lineRule="auto" w:line="240" w:before="0" w:after="0"/>
        <w:ind w:hanging="709" w:start="709"/>
        <w:contextualSpacing/>
        <w:jc w:val="both"/>
        <w:rPr>
          <w:rFonts w:ascii="Calibri" w:hAnsi="Calibri" w:eastAsia="Times New Roman" w:cs="Calibri"/>
          <w:color w:val="FFFFFF"/>
          <w:lang w:val="en-US"/>
        </w:rPr>
      </w:pPr>
      <w:r>
        <w:rPr>
          <w:rFonts w:eastAsia="Times New Roman" w:cs="Calibri" w:ascii="Calibri" w:hAnsi="Calibri"/>
          <w:color w:val="FFFFFF"/>
          <w:lang w:val="en-US"/>
        </w:rPr>
        <w:t>Base: All respondents</w:t>
      </w:r>
    </w:p>
    <w:p>
      <w:pPr>
        <w:pStyle w:val="Heading2"/>
        <w:rPr>
          <w:lang w:val="en-GB"/>
        </w:rPr>
      </w:pPr>
      <w:r>
        <mc:AlternateContent>
          <mc:Choice Requires="wps">
            <w:drawing>
              <wp:anchor behindDoc="0" distT="0" distB="0" distL="114300" distR="114300" simplePos="0" locked="0" layoutInCell="1" allowOverlap="1" relativeHeight="5">
                <wp:simplePos x="0" y="0"/>
                <wp:positionH relativeFrom="column">
                  <wp:posOffset>2472690</wp:posOffset>
                </wp:positionH>
                <wp:positionV relativeFrom="paragraph">
                  <wp:posOffset>87630</wp:posOffset>
                </wp:positionV>
                <wp:extent cx="13970" cy="13970"/>
                <wp:effectExtent l="0" t="0" r="0" b="0"/>
                <wp:wrapNone/>
                <wp:docPr id="6" name="Freihand 1"/>
                <a:graphic xmlns:a="http://schemas.openxmlformats.org/drawingml/2006/main">
                  <a:graphicData uri="http://schemas.openxmlformats.org/drawingml/2006/picture">
                    <pic:pic xmlns:pic="http://schemas.openxmlformats.org/drawingml/2006/picture">
                      <pic:nvPicPr>
                        <pic:cNvPr id="7" name="Freihand 1" descr=""/>
                        <pic:cNvPicPr/>
                      </pic:nvPicPr>
                      <pic:blipFill>
                        <a:blip r:embed="rId7"/>
                        <a:stretch/>
                      </pic:blipFill>
                      <pic:spPr>
                        <a:xfrm>
                          <a:off x="0" y="0"/>
                          <a:ext cx="14040" cy="14040"/>
                        </a:xfrm>
                        <a:prstGeom prst="rect">
                          <a:avLst/>
                        </a:prstGeom>
                        <a:noFill/>
                        <a:ln w="0">
                          <a:noFill/>
                        </a:ln>
                      </pic:spPr>
                    </pic:pic>
                  </a:graphicData>
                </a:graphic>
              </wp:anchor>
            </w:drawing>
          </mc:Choice>
          <mc:Fallback>
            <w:pict>
              <v:shape id="shape_0" ID="Freihand 1" stroked="f" o:allowincell="f" style="position:absolute;margin-left:194.7pt;margin-top:6.9pt;width:1.05pt;height:1.05pt;mso-wrap-style:none;v-text-anchor:middle" type="_x0000_t75">
                <v:imagedata r:id="rId8" o:detectmouseclick="t"/>
                <v:stroke color="#3465a4" joinstyle="round" endcap="flat"/>
                <w10:wrap type="none"/>
              </v:shape>
            </w:pict>
          </mc:Fallback>
        </mc:AlternateContent>
      </w:r>
      <w:r>
        <w:rPr>
          <w:lang w:val="en-GB"/>
        </w:rPr>
        <w:t xml:space="preserve">norm: Subjective social norm </w:t>
      </w:r>
      <w:r>
        <w:rPr>
          <w:color w:val="FF0000"/>
          <w:lang w:val="en-GB"/>
        </w:rPr>
        <w:t>[Collapsible grid, randomize rows]</w:t>
      </w:r>
    </w:p>
    <w:p>
      <w:pPr>
        <w:pStyle w:val="Normal"/>
        <w:spacing w:before="0" w:after="0"/>
        <w:rPr>
          <w:rStyle w:val="FItemZchn"/>
          <w:lang w:val="en-GB"/>
        </w:rPr>
      </w:pPr>
      <w:r>
        <w:rPr>
          <w:rStyle w:val="FItemZchn"/>
          <w:lang w:val="en-GB"/>
        </w:rPr>
        <w:t>Can this always be justified, never be justified, or something in between?</w:t>
      </w:r>
    </w:p>
    <w:p>
      <w:pPr>
        <w:pStyle w:val="FItem"/>
        <w:rPr>
          <w:color w:themeColor="text1" w:val="000000"/>
          <w:lang w:val="en-US"/>
        </w:rPr>
      </w:pPr>
      <w:r>
        <w:rPr>
          <w:color w:val="FF0000"/>
          <w:highlight w:val="yellow"/>
          <w:lang w:val="en-US"/>
        </w:rPr>
        <w:t xml:space="preserve">IF FIELD_METHOD=CATI: CATI INSTRUCTION: </w:t>
      </w:r>
      <w:r>
        <w:rPr>
          <w:b w:val="false"/>
          <w:bCs w:val="false"/>
          <w:color w:themeColor="text1" w:val="000000"/>
          <w:highlight w:val="yellow"/>
          <w:lang w:val="en-US"/>
        </w:rPr>
        <w:t>READ OUT: “Please indicate your answer on a scale of 1 to 5, where 1 corresponds to “Never justified” and 11 corresponds to “Always justified”.”</w:t>
      </w:r>
    </w:p>
    <w:p>
      <w:pPr>
        <w:pStyle w:val="Normal"/>
        <w:spacing w:before="0" w:after="0"/>
        <w:rPr>
          <w:rStyle w:val="FItemZchn"/>
          <w:lang w:val="en-US"/>
        </w:rPr>
      </w:pPr>
      <w:r>
        <w:rPr>
          <w:lang w:val="en-US"/>
        </w:rPr>
      </w:r>
    </w:p>
    <w:p>
      <w:pPr>
        <w:pStyle w:val="Normal"/>
        <w:spacing w:before="0" w:after="0"/>
        <w:rPr>
          <w:color w:val="FF0000"/>
          <w:lang w:val="en-GB"/>
        </w:rPr>
      </w:pPr>
      <w:r>
        <w:rPr>
          <w:color w:val="FF0000"/>
          <w:lang w:val="en-GB"/>
        </w:rPr>
        <w:t>Rows:</w:t>
      </w:r>
    </w:p>
    <w:p>
      <w:pPr>
        <w:pStyle w:val="ListParagraph"/>
        <w:numPr>
          <w:ilvl w:val="0"/>
          <w:numId w:val="12"/>
        </w:numPr>
        <w:rPr>
          <w:b/>
          <w:bCs/>
          <w:color w:themeColor="text1" w:val="000000"/>
          <w:sz w:val="20"/>
          <w:szCs w:val="20"/>
          <w:lang w:val="en-GB"/>
        </w:rPr>
      </w:pPr>
      <w:r>
        <w:rPr>
          <w:b/>
          <w:bCs/>
          <w:sz w:val="20"/>
          <w:szCs w:val="20"/>
          <w:lang w:val="en-GB"/>
        </w:rPr>
        <w:t>Cheating on tax if someone has the chance</w:t>
      </w:r>
    </w:p>
    <w:p>
      <w:pPr>
        <w:pStyle w:val="ListParagraph"/>
        <w:numPr>
          <w:ilvl w:val="0"/>
          <w:numId w:val="12"/>
        </w:numPr>
        <w:rPr>
          <w:b/>
          <w:bCs/>
          <w:color w:themeColor="text1" w:val="000000"/>
          <w:sz w:val="20"/>
          <w:szCs w:val="20"/>
          <w:lang w:val="en-GB"/>
        </w:rPr>
      </w:pPr>
      <w:r>
        <w:rPr>
          <w:b/>
          <w:bCs/>
          <w:sz w:val="20"/>
          <w:szCs w:val="20"/>
          <w:lang w:val="en-GB"/>
        </w:rPr>
        <w:t>Claiming state benefits which someone is not entitled to</w:t>
      </w:r>
    </w:p>
    <w:p>
      <w:pPr>
        <w:pStyle w:val="Normal"/>
        <w:spacing w:before="0" w:after="0"/>
        <w:rPr>
          <w:color w:val="FF0000"/>
          <w:lang w:val="en-GB"/>
        </w:rPr>
      </w:pPr>
      <w:r>
        <w:rPr>
          <w:color w:val="FF0000"/>
          <w:lang w:val="en-GB"/>
        </w:rPr>
        <w:t>Columns:</w:t>
      </w:r>
    </w:p>
    <w:p>
      <w:pPr>
        <w:pStyle w:val="Antwort"/>
        <w:rPr>
          <w:lang w:val="en-GB"/>
        </w:rPr>
      </w:pPr>
      <w:r>
        <w:rPr>
          <w:lang w:val="en-GB"/>
        </w:rPr>
        <w:t>1 Never justified</w:t>
      </w:r>
    </w:p>
    <w:p>
      <w:pPr>
        <w:pStyle w:val="Antwort"/>
        <w:rPr>
          <w:lang w:val="en-GB"/>
        </w:rPr>
      </w:pPr>
      <w:r>
        <w:rPr>
          <w:lang w:val="en-GB"/>
        </w:rPr>
        <w:t>2</w:t>
      </w:r>
    </w:p>
    <w:p>
      <w:pPr>
        <w:pStyle w:val="Antwort"/>
        <w:rPr>
          <w:lang w:val="en-GB"/>
        </w:rPr>
      </w:pPr>
      <w:r>
        <w:rPr>
          <w:lang w:val="en-GB"/>
        </w:rPr>
        <w:t>3</w:t>
      </w:r>
    </w:p>
    <w:p>
      <w:pPr>
        <w:pStyle w:val="Antwort"/>
        <w:rPr>
          <w:lang w:val="en-GB"/>
        </w:rPr>
      </w:pPr>
      <w:r>
        <w:rPr>
          <w:lang w:val="en-GB"/>
        </w:rPr>
        <w:t>4</w:t>
      </w:r>
    </w:p>
    <w:p>
      <w:pPr>
        <w:pStyle w:val="Antwort"/>
        <w:rPr>
          <w:lang w:val="en-GB"/>
        </w:rPr>
      </w:pPr>
      <w:r>
        <w:rPr>
          <w:lang w:val="en-GB"/>
        </w:rPr>
        <w:t>5 Always justified</w:t>
      </w:r>
    </w:p>
    <w:p>
      <w:pPr>
        <w:pStyle w:val="Antwort"/>
        <w:rPr>
          <w:lang w:val="en-GB"/>
        </w:rPr>
      </w:pPr>
      <w:r>
        <w:rPr>
          <w:lang w:val="en-GB"/>
        </w:rPr>
      </w:r>
    </w:p>
    <w:p>
      <w:pPr>
        <w:pStyle w:val="Antwort"/>
        <w:rPr>
          <w:lang w:val="en-GB"/>
        </w:rPr>
      </w:pPr>
      <w:r>
        <w:rPr>
          <w:lang w:val="en-GB"/>
        </w:rPr>
        <w:t>88 Prefer not to say</w:t>
      </w:r>
    </w:p>
    <w:p>
      <w:pPr>
        <w:pStyle w:val="Antwort"/>
        <w:rPr>
          <w:color w:themeColor="text1" w:val="000000"/>
          <w:lang w:val="en-GB"/>
        </w:rPr>
      </w:pPr>
      <w:r>
        <w:rPr>
          <w:lang w:val="en-GB"/>
        </w:rPr>
        <w:t>99 Do not know</w:t>
      </w:r>
    </w:p>
    <w:p>
      <w:pPr>
        <w:pStyle w:val="Antwort"/>
        <w:rPr>
          <w:lang w:val="en-GB"/>
        </w:rPr>
      </w:pPr>
      <w:r>
        <w:rPr>
          <w:lang w:val="en-GB"/>
        </w:rPr>
      </w:r>
      <w:bookmarkStart w:id="96" w:name="_Toc852941160"/>
      <w:bookmarkStart w:id="97" w:name="_Toc1702387513"/>
      <w:bookmarkStart w:id="98" w:name="_Toc852941160"/>
      <w:bookmarkStart w:id="99" w:name="_Toc1702387513"/>
    </w:p>
    <w:p>
      <w:pPr>
        <w:pStyle w:val="Antwort"/>
        <w:rPr>
          <w:lang w:val="en-GB"/>
        </w:rPr>
      </w:pPr>
      <w:r>
        <w:rPr>
          <w:lang w:val="en-GB"/>
        </w:rPr>
      </w:r>
    </w:p>
    <w:p>
      <w:pPr>
        <w:pStyle w:val="Normal"/>
        <w:shd w:val="clear" w:color="auto" w:fill="548DD4"/>
        <w:spacing w:lineRule="auto" w:line="240" w:before="0" w:after="0"/>
        <w:ind w:hanging="709" w:start="709"/>
        <w:contextualSpacing/>
        <w:jc w:val="both"/>
        <w:rPr>
          <w:rFonts w:ascii="Calibri" w:hAnsi="Calibri" w:eastAsia="Times New Roman" w:cs="Calibri"/>
          <w:color w:val="FFFFFF"/>
          <w:lang w:val="en-US"/>
        </w:rPr>
      </w:pPr>
      <w:r>
        <w:rPr>
          <w:rFonts w:eastAsia="Times New Roman" w:cs="Calibri" w:ascii="Calibri" w:hAnsi="Calibri"/>
          <w:color w:val="FFFFFF"/>
          <w:lang w:val="en-US"/>
        </w:rPr>
        <w:t>Base: All respondents</w:t>
      </w:r>
    </w:p>
    <w:p>
      <w:pPr>
        <w:pStyle w:val="Heading2"/>
        <w:rPr>
          <w:color w:val="FF0000"/>
          <w:lang w:val="en-GB"/>
        </w:rPr>
      </w:pPr>
      <w:bookmarkStart w:id="100" w:name="_Toc852941160"/>
      <w:bookmarkStart w:id="101" w:name="_Toc1702387513"/>
      <w:r>
        <w:rPr>
          <w:lang w:val="en-GB"/>
        </w:rPr>
        <w:t>crisoc: Crisis perception of country's society</w:t>
      </w:r>
      <w:bookmarkEnd w:id="100"/>
      <w:bookmarkEnd w:id="101"/>
      <w:r>
        <w:rPr>
          <w:lang w:val="en-GB"/>
        </w:rPr>
        <w:t xml:space="preserve"> </w:t>
      </w:r>
      <w:r>
        <w:rPr>
          <w:color w:val="FF0000"/>
          <w:lang w:val="en-GB"/>
        </w:rPr>
        <w:t>[Single Answer]</w:t>
      </w:r>
    </w:p>
    <w:p>
      <w:pPr>
        <w:pStyle w:val="Normal"/>
        <w:spacing w:before="0" w:after="0"/>
        <w:rPr>
          <w:rFonts w:cs="Calibri" w:cstheme="minorHAnsi"/>
          <w:b/>
          <w:bCs/>
          <w:sz w:val="20"/>
          <w:szCs w:val="20"/>
          <w:lang w:val="en-GB"/>
        </w:rPr>
      </w:pPr>
      <w:r>
        <w:rPr>
          <w:rFonts w:cs="Calibri" w:cstheme="minorHAnsi"/>
          <w:b/>
          <w:bCs/>
          <w:sz w:val="20"/>
          <w:szCs w:val="20"/>
          <w:lang w:val="en-GB"/>
        </w:rPr>
        <w:t>One last question on society as a whole.</w:t>
      </w:r>
    </w:p>
    <w:p>
      <w:pPr>
        <w:pStyle w:val="FItem"/>
        <w:rPr>
          <w:lang w:val="en-GB"/>
        </w:rPr>
      </w:pPr>
      <w:r>
        <w:rPr>
          <w:lang w:val="en-GB"/>
        </w:rPr>
        <w:t>Which of these statements do you agree with most: The society in [country] …</w:t>
      </w:r>
    </w:p>
    <w:p>
      <w:pPr>
        <w:pStyle w:val="Antwort"/>
        <w:rPr>
          <w:lang w:val="en-GB"/>
        </w:rPr>
      </w:pPr>
      <w:r>
        <w:rPr>
          <w:lang w:val="en-GB"/>
        </w:rPr>
        <w:t>1 is generally speaking doing well.</w:t>
      </w:r>
    </w:p>
    <w:p>
      <w:pPr>
        <w:pStyle w:val="Antwort"/>
        <w:rPr>
          <w:lang w:val="en-GB"/>
        </w:rPr>
      </w:pPr>
      <w:r>
        <w:rPr>
          <w:lang w:val="en-GB"/>
        </w:rPr>
        <w:t>2 is facing minor problems.</w:t>
        <w:br/>
        <w:t>3 is facing major problems.</w:t>
        <w:br/>
        <w:t>4 is facing a serious crisis.</w:t>
        <w:br/>
        <w:t>5 is close to disaster.</w:t>
      </w:r>
    </w:p>
    <w:p>
      <w:pPr>
        <w:pStyle w:val="Antwort"/>
        <w:rPr>
          <w:lang w:val="en-GB"/>
        </w:rPr>
      </w:pPr>
      <w:r>
        <w:rPr>
          <w:lang w:val="en-GB"/>
        </w:rPr>
      </w:r>
    </w:p>
    <w:p>
      <w:pPr>
        <w:pStyle w:val="Antwort"/>
        <w:rPr>
          <w:color w:themeColor="text1" w:val="000000"/>
          <w:lang w:val="en-GB"/>
        </w:rPr>
      </w:pPr>
      <w:r>
        <w:rPr>
          <w:color w:themeColor="text1" w:val="000000"/>
          <w:lang w:val="en-GB"/>
        </w:rPr>
        <w:t>88 Prefer not to say</w:t>
      </w:r>
    </w:p>
    <w:p>
      <w:pPr>
        <w:pStyle w:val="Antwort"/>
        <w:rPr>
          <w:lang w:val="en-GB"/>
        </w:rPr>
      </w:pPr>
      <w:r>
        <w:rPr>
          <w:lang w:val="en-GB"/>
        </w:rPr>
        <w:t>99 Do not know</w:t>
      </w:r>
    </w:p>
    <w:p>
      <w:pPr>
        <w:pStyle w:val="Normal"/>
        <w:rPr>
          <w:color w:themeColor="text1" w:val="000000"/>
          <w:sz w:val="21"/>
          <w:lang w:val="en-GB"/>
        </w:rPr>
      </w:pPr>
      <w:r>
        <w:rPr>
          <w:color w:themeColor="text1" w:val="000000"/>
          <w:sz w:val="21"/>
          <w:lang w:val="en-GB"/>
        </w:rPr>
      </w:r>
    </w:p>
    <w:p>
      <w:pPr>
        <w:pStyle w:val="Normal"/>
        <w:rPr>
          <w:lang w:val="en-GB"/>
        </w:rPr>
      </w:pPr>
      <w:r>
        <w:rPr>
          <w:lang w:val="en-GB"/>
        </w:rPr>
      </w:r>
    </w:p>
    <w:p>
      <w:pPr>
        <w:pStyle w:val="Heading1"/>
        <w:numPr>
          <w:ilvl w:val="0"/>
          <w:numId w:val="4"/>
        </w:numPr>
        <w:rPr>
          <w:lang w:val="en-GB"/>
        </w:rPr>
      </w:pPr>
      <w:r>
        <w:rPr>
          <w:lang w:val="en-GB"/>
        </w:rPr>
        <w:t>General political attitudes</w:t>
      </w:r>
    </w:p>
    <w:p>
      <w:pPr>
        <w:pStyle w:val="Hinweis"/>
        <w:rPr>
          <w:lang w:val="en-GB"/>
        </w:rPr>
      </w:pPr>
      <w:r>
        <w:rPr>
          <w:lang w:val="en-GB"/>
        </w:rPr>
      </w:r>
    </w:p>
    <w:p>
      <w:pPr>
        <w:pStyle w:val="Normal"/>
        <w:shd w:val="clear" w:color="auto" w:fill="548DD4"/>
        <w:spacing w:lineRule="auto" w:line="240" w:before="0" w:after="0"/>
        <w:ind w:hanging="709" w:start="709"/>
        <w:contextualSpacing/>
        <w:jc w:val="both"/>
        <w:rPr>
          <w:rFonts w:ascii="Calibri" w:hAnsi="Calibri" w:eastAsia="Times New Roman" w:cs="Calibri"/>
          <w:color w:val="FFFFFF"/>
          <w:lang w:val="en-US"/>
        </w:rPr>
      </w:pPr>
      <w:r>
        <w:rPr>
          <w:rFonts w:eastAsia="Times New Roman" w:cs="Calibri" w:ascii="Calibri" w:hAnsi="Calibri"/>
          <w:color w:val="FFFFFF"/>
          <w:lang w:val="en-US"/>
        </w:rPr>
        <w:t>Base: All respondents</w:t>
      </w:r>
    </w:p>
    <w:p>
      <w:pPr>
        <w:pStyle w:val="Normal"/>
        <w:spacing w:lineRule="auto" w:line="240" w:before="120" w:after="0"/>
        <w:rPr>
          <w:rFonts w:ascii="Calibri" w:hAnsi="Calibri" w:eastAsia="Times New Roman" w:cs="Calibri"/>
          <w:b/>
          <w:bCs/>
          <w:color w:val="0070C0"/>
          <w:lang w:val="en-US"/>
        </w:rPr>
      </w:pPr>
      <w:r>
        <w:rPr>
          <w:rFonts w:eastAsia="Times New Roman" w:cs="Calibri" w:ascii="Calibri" w:hAnsi="Calibri"/>
          <w:b/>
          <w:bCs/>
          <w:color w:val="0070C0"/>
          <w:lang w:val="en-US"/>
        </w:rPr>
        <w:t>INTROTEXT_11</w:t>
      </w:r>
    </w:p>
    <w:p>
      <w:pPr>
        <w:pStyle w:val="Hinweis"/>
        <w:rPr>
          <w:lang w:val="en-GB"/>
        </w:rPr>
      </w:pPr>
      <w:r>
        <w:rPr>
          <w:lang w:val="en-GB"/>
        </w:rPr>
        <w:t>Let us return to politics.</w:t>
      </w:r>
    </w:p>
    <w:p>
      <w:pPr>
        <w:pStyle w:val="Hinweis"/>
        <w:ind w:start="0"/>
        <w:rPr>
          <w:b/>
          <w:lang w:val="en-GB"/>
        </w:rPr>
      </w:pPr>
      <w:r>
        <w:rPr>
          <w:b/>
          <w:lang w:val="en-GB"/>
        </w:rPr>
      </w:r>
    </w:p>
    <w:p>
      <w:pPr>
        <w:pStyle w:val="Normal"/>
        <w:shd w:val="clear" w:color="auto" w:fill="548DD4"/>
        <w:spacing w:lineRule="auto" w:line="240" w:before="0" w:after="0"/>
        <w:ind w:hanging="709" w:start="709"/>
        <w:contextualSpacing/>
        <w:jc w:val="both"/>
        <w:rPr>
          <w:rFonts w:ascii="Calibri" w:hAnsi="Calibri" w:eastAsia="Times New Roman" w:cs="Calibri"/>
          <w:color w:val="FFFFFF"/>
          <w:lang w:val="en-US"/>
        </w:rPr>
      </w:pPr>
      <w:bookmarkStart w:id="102" w:name="_Toc874260577"/>
      <w:bookmarkStart w:id="103" w:name="_Toc1126228602"/>
      <w:r>
        <w:rPr>
          <w:rFonts w:eastAsia="Times New Roman" w:cs="Calibri" w:ascii="Calibri" w:hAnsi="Calibri"/>
          <w:color w:val="FFFFFF"/>
          <w:lang w:val="en-US"/>
        </w:rPr>
        <w:t>Base: All respondents</w:t>
      </w:r>
    </w:p>
    <w:p>
      <w:pPr>
        <w:pStyle w:val="Heading2"/>
        <w:rPr>
          <w:lang w:val="en-GB"/>
        </w:rPr>
      </w:pPr>
      <w:bookmarkStart w:id="104" w:name="_Toc874260577"/>
      <w:bookmarkStart w:id="105" w:name="_Toc1126228602"/>
      <w:r>
        <w:rPr>
          <w:lang w:val="en-GB"/>
        </w:rPr>
        <w:t>leftright: Left-right self-placement</w:t>
      </w:r>
      <w:bookmarkEnd w:id="104"/>
      <w:bookmarkEnd w:id="105"/>
      <w:r>
        <w:rPr>
          <w:lang w:val="en-GB"/>
        </w:rPr>
        <w:t xml:space="preserve"> </w:t>
      </w:r>
      <w:r>
        <w:rPr>
          <w:color w:val="FF0000"/>
          <w:lang w:val="en-GB"/>
        </w:rPr>
        <w:t>[Single Answer]</w:t>
      </w:r>
    </w:p>
    <w:p>
      <w:pPr>
        <w:pStyle w:val="FItem"/>
        <w:rPr>
          <w:lang w:val="en-GB"/>
        </w:rPr>
      </w:pPr>
      <w:r>
        <w:rPr>
          <w:lang w:val="en-GB"/>
        </w:rPr>
        <w:t xml:space="preserve">In politics people sometimes talk of “left” and “right”. </w:t>
      </w:r>
    </w:p>
    <w:p>
      <w:pPr>
        <w:pStyle w:val="FItem"/>
        <w:rPr>
          <w:color w:themeColor="text1" w:val="000000"/>
          <w:lang w:val="en-GB"/>
        </w:rPr>
      </w:pPr>
      <w:r>
        <w:rPr>
          <w:lang w:val="en-GB"/>
        </w:rPr>
        <w:t>Where would you place yourself on this scale, where 1 means the left and 11 means the right?</w:t>
      </w:r>
    </w:p>
    <w:p>
      <w:pPr>
        <w:pStyle w:val="Antwort"/>
        <w:rPr>
          <w:color w:themeColor="text1" w:val="000000"/>
          <w:lang w:val="en-GB"/>
        </w:rPr>
      </w:pPr>
      <w:r>
        <w:rPr>
          <w:lang w:val="en-GB"/>
        </w:rPr>
        <w:t>1 Left</w:t>
      </w:r>
    </w:p>
    <w:p>
      <w:pPr>
        <w:pStyle w:val="Antwort"/>
        <w:rPr>
          <w:color w:themeColor="text1" w:val="000000"/>
          <w:lang w:val="en-GB"/>
        </w:rPr>
      </w:pPr>
      <w:r>
        <w:rPr>
          <w:lang w:val="en-GB"/>
        </w:rPr>
        <w:t>2</w:t>
      </w:r>
    </w:p>
    <w:p>
      <w:pPr>
        <w:pStyle w:val="Antwort"/>
        <w:rPr>
          <w:color w:themeColor="text1" w:val="000000"/>
          <w:lang w:val="en-GB"/>
        </w:rPr>
      </w:pPr>
      <w:r>
        <w:rPr>
          <w:lang w:val="en-GB"/>
        </w:rPr>
        <w:t>3</w:t>
      </w:r>
    </w:p>
    <w:p>
      <w:pPr>
        <w:pStyle w:val="Antwort"/>
        <w:rPr>
          <w:color w:themeColor="text1" w:val="000000"/>
          <w:lang w:val="en-GB"/>
        </w:rPr>
      </w:pPr>
      <w:r>
        <w:rPr>
          <w:lang w:val="en-GB"/>
        </w:rPr>
        <w:t>4</w:t>
      </w:r>
    </w:p>
    <w:p>
      <w:pPr>
        <w:pStyle w:val="Antwort"/>
        <w:rPr>
          <w:color w:themeColor="text1" w:val="000000"/>
          <w:lang w:val="en-GB"/>
        </w:rPr>
      </w:pPr>
      <w:r>
        <w:rPr>
          <w:lang w:val="en-GB"/>
        </w:rPr>
        <w:t>5</w:t>
      </w:r>
    </w:p>
    <w:p>
      <w:pPr>
        <w:pStyle w:val="Antwort"/>
        <w:rPr>
          <w:color w:themeColor="text1" w:val="000000"/>
          <w:lang w:val="en-GB"/>
        </w:rPr>
      </w:pPr>
      <w:r>
        <w:rPr>
          <w:lang w:val="en-GB"/>
        </w:rPr>
        <w:t>6</w:t>
      </w:r>
    </w:p>
    <w:p>
      <w:pPr>
        <w:pStyle w:val="Antwort"/>
        <w:rPr>
          <w:color w:themeColor="text1" w:val="000000"/>
          <w:lang w:val="en-GB"/>
        </w:rPr>
      </w:pPr>
      <w:r>
        <w:rPr>
          <w:lang w:val="en-GB"/>
        </w:rPr>
        <w:t>7</w:t>
      </w:r>
    </w:p>
    <w:p>
      <w:pPr>
        <w:pStyle w:val="Antwort"/>
        <w:rPr>
          <w:color w:themeColor="text1" w:val="000000"/>
          <w:lang w:val="en-GB"/>
        </w:rPr>
      </w:pPr>
      <w:r>
        <w:rPr>
          <w:lang w:val="en-GB"/>
        </w:rPr>
        <w:t>8</w:t>
      </w:r>
    </w:p>
    <w:p>
      <w:pPr>
        <w:pStyle w:val="Antwort"/>
        <w:rPr>
          <w:color w:themeColor="text1" w:val="000000"/>
          <w:lang w:val="en-GB"/>
        </w:rPr>
      </w:pPr>
      <w:r>
        <w:rPr>
          <w:lang w:val="en-GB"/>
        </w:rPr>
        <w:t>9</w:t>
      </w:r>
    </w:p>
    <w:p>
      <w:pPr>
        <w:pStyle w:val="Antwort"/>
        <w:rPr>
          <w:color w:themeColor="text1" w:val="000000"/>
          <w:lang w:val="en-GB"/>
        </w:rPr>
      </w:pPr>
      <w:r>
        <w:rPr>
          <w:lang w:val="en-GB"/>
        </w:rPr>
        <w:t>10</w:t>
      </w:r>
    </w:p>
    <w:p>
      <w:pPr>
        <w:pStyle w:val="Antwort"/>
        <w:rPr>
          <w:lang w:val="en-GB"/>
        </w:rPr>
      </w:pPr>
      <w:r>
        <w:rPr>
          <w:lang w:val="en-GB"/>
        </w:rPr>
        <w:t>11 Right</w:t>
      </w:r>
    </w:p>
    <w:p>
      <w:pPr>
        <w:pStyle w:val="Antwort"/>
        <w:rPr>
          <w:color w:themeColor="text1" w:val="000000"/>
          <w:lang w:val="en-GB"/>
        </w:rPr>
      </w:pPr>
      <w:r>
        <w:rPr>
          <w:color w:themeColor="text1" w:val="000000"/>
          <w:lang w:val="en-GB"/>
        </w:rPr>
      </w:r>
    </w:p>
    <w:p>
      <w:pPr>
        <w:pStyle w:val="Antwort"/>
        <w:rPr>
          <w:color w:themeColor="text1" w:val="000000"/>
          <w:lang w:val="en-GB"/>
        </w:rPr>
      </w:pPr>
      <w:r>
        <w:rPr>
          <w:color w:themeColor="text1" w:val="000000"/>
          <w:lang w:val="en-GB"/>
        </w:rPr>
        <w:t>88 Prefer not to say</w:t>
      </w:r>
    </w:p>
    <w:p>
      <w:pPr>
        <w:pStyle w:val="Antwort"/>
        <w:rPr>
          <w:lang w:val="en-GB"/>
        </w:rPr>
      </w:pPr>
      <w:r>
        <w:rPr>
          <w:lang w:val="en-GB"/>
        </w:rPr>
        <w:t>99 Do not know</w:t>
      </w:r>
    </w:p>
    <w:p>
      <w:pPr>
        <w:pStyle w:val="Normal"/>
        <w:spacing w:lineRule="auto" w:line="257"/>
        <w:rPr>
          <w:color w:themeColor="text1" w:val="000000"/>
          <w:lang w:val="en-GB"/>
        </w:rPr>
      </w:pPr>
      <w:r>
        <w:rPr>
          <w:color w:themeColor="text1" w:val="000000"/>
          <w:lang w:val="en-GB"/>
        </w:rPr>
      </w:r>
    </w:p>
    <w:p>
      <w:pPr>
        <w:pStyle w:val="Normal"/>
        <w:shd w:val="clear" w:color="auto" w:fill="548DD4"/>
        <w:spacing w:lineRule="auto" w:line="240" w:before="0" w:after="0"/>
        <w:ind w:hanging="709" w:start="709"/>
        <w:contextualSpacing/>
        <w:jc w:val="both"/>
        <w:rPr>
          <w:rFonts w:ascii="Calibri" w:hAnsi="Calibri" w:eastAsia="Times New Roman" w:cs="Calibri"/>
          <w:color w:val="FFFFFF"/>
          <w:lang w:val="en-US"/>
        </w:rPr>
      </w:pPr>
      <w:r>
        <w:rPr>
          <w:rFonts w:eastAsia="Times New Roman" w:cs="Calibri" w:ascii="Calibri" w:hAnsi="Calibri"/>
          <w:color w:val="FFFFFF"/>
          <w:lang w:val="en-US"/>
        </w:rPr>
        <w:t>Base: All respondents</w:t>
      </w:r>
    </w:p>
    <w:p>
      <w:pPr>
        <w:pStyle w:val="Heading2"/>
        <w:rPr>
          <w:lang w:val="en-GB"/>
        </w:rPr>
      </w:pPr>
      <w:r>
        <w:rPr>
          <w:lang w:val="en-GB"/>
        </w:rPr>
        <w:t xml:space="preserve">euintgr: European integration attitude </w:t>
      </w:r>
      <w:r>
        <w:rPr>
          <w:color w:val="FF0000"/>
          <w:lang w:val="en-GB"/>
        </w:rPr>
        <w:t>[Single Answer]</w:t>
      </w:r>
    </w:p>
    <w:p>
      <w:pPr>
        <w:pStyle w:val="FItem"/>
        <w:rPr>
          <w:lang w:val="en-GB"/>
        </w:rPr>
      </w:pPr>
      <w:r>
        <w:rPr>
          <w:lang w:val="en-GB"/>
        </w:rPr>
        <w:t xml:space="preserve">Now thinking about the European Union, some say European unification should go further. Others say it has already gone too far. </w:t>
      </w:r>
    </w:p>
    <w:p>
      <w:pPr>
        <w:pStyle w:val="FItem"/>
        <w:rPr>
          <w:color w:themeColor="text1" w:val="000000"/>
          <w:lang w:val="en-US"/>
        </w:rPr>
      </w:pPr>
      <w:r>
        <w:rPr>
          <w:color w:val="FF0000"/>
          <w:highlight w:val="yellow"/>
          <w:lang w:val="en-US"/>
        </w:rPr>
        <w:t xml:space="preserve">IF FIELD_METHOD=CATI: CATI INSTRUCTION: </w:t>
      </w:r>
      <w:r>
        <w:rPr>
          <w:b w:val="false"/>
          <w:bCs w:val="false"/>
          <w:color w:themeColor="text1" w:val="000000"/>
          <w:highlight w:val="yellow"/>
          <w:lang w:val="en-US"/>
        </w:rPr>
        <w:t>READ OUT: “Please indicate your answer on a scale of 1 to 11, where 1 corresponds to “Unification has already gone too far” and 11 corresponds to “Unification should go further”.”</w:t>
      </w:r>
    </w:p>
    <w:p>
      <w:pPr>
        <w:pStyle w:val="FItem"/>
        <w:rPr>
          <w:lang w:val="en-US"/>
        </w:rPr>
      </w:pPr>
      <w:r>
        <w:rPr>
          <w:lang w:val="en-US"/>
        </w:rPr>
      </w:r>
    </w:p>
    <w:p>
      <w:pPr>
        <w:pStyle w:val="FItem"/>
        <w:rPr>
          <w:color w:themeColor="text1" w:val="000000"/>
          <w:lang w:val="en-GB"/>
        </w:rPr>
      </w:pPr>
      <w:r>
        <w:rPr>
          <w:lang w:val="en-GB"/>
        </w:rPr>
        <w:t>Which number on this scale best describes your position?</w:t>
      </w:r>
    </w:p>
    <w:p>
      <w:pPr>
        <w:pStyle w:val="Antwort"/>
        <w:rPr>
          <w:color w:themeColor="text1" w:val="000000"/>
          <w:lang w:val="en-GB"/>
        </w:rPr>
      </w:pPr>
      <w:r>
        <w:rPr>
          <w:lang w:val="en-GB"/>
        </w:rPr>
        <w:t>1 Unification has already gone too far</w:t>
      </w:r>
    </w:p>
    <w:p>
      <w:pPr>
        <w:pStyle w:val="Antwort"/>
        <w:rPr>
          <w:color w:themeColor="text1" w:val="000000"/>
          <w:lang w:val="en-GB"/>
        </w:rPr>
      </w:pPr>
      <w:r>
        <w:rPr>
          <w:lang w:val="en-GB"/>
        </w:rPr>
        <w:t>2</w:t>
      </w:r>
    </w:p>
    <w:p>
      <w:pPr>
        <w:pStyle w:val="Antwort"/>
        <w:rPr>
          <w:color w:themeColor="text1" w:val="000000"/>
          <w:lang w:val="en-GB"/>
        </w:rPr>
      </w:pPr>
      <w:r>
        <w:rPr>
          <w:lang w:val="en-GB"/>
        </w:rPr>
        <w:t>3</w:t>
      </w:r>
    </w:p>
    <w:p>
      <w:pPr>
        <w:pStyle w:val="Antwort"/>
        <w:rPr>
          <w:color w:themeColor="text1" w:val="000000"/>
          <w:lang w:val="en-GB"/>
        </w:rPr>
      </w:pPr>
      <w:r>
        <w:rPr>
          <w:lang w:val="en-GB"/>
        </w:rPr>
        <w:t>4</w:t>
      </w:r>
    </w:p>
    <w:p>
      <w:pPr>
        <w:pStyle w:val="Antwort"/>
        <w:rPr>
          <w:color w:themeColor="text1" w:val="000000"/>
          <w:lang w:val="en-GB"/>
        </w:rPr>
      </w:pPr>
      <w:r>
        <w:rPr>
          <w:lang w:val="en-GB"/>
        </w:rPr>
        <w:t>5</w:t>
      </w:r>
    </w:p>
    <w:p>
      <w:pPr>
        <w:pStyle w:val="Antwort"/>
        <w:rPr>
          <w:color w:themeColor="text1" w:val="000000"/>
          <w:lang w:val="en-GB"/>
        </w:rPr>
      </w:pPr>
      <w:r>
        <w:rPr>
          <w:lang w:val="en-GB"/>
        </w:rPr>
        <w:t>6</w:t>
      </w:r>
    </w:p>
    <w:p>
      <w:pPr>
        <w:pStyle w:val="Antwort"/>
        <w:rPr>
          <w:color w:themeColor="text1" w:val="000000"/>
          <w:lang w:val="en-GB"/>
        </w:rPr>
      </w:pPr>
      <w:r>
        <w:rPr>
          <w:lang w:val="en-GB"/>
        </w:rPr>
        <w:t>7</w:t>
      </w:r>
    </w:p>
    <w:p>
      <w:pPr>
        <w:pStyle w:val="Antwort"/>
        <w:rPr>
          <w:color w:themeColor="text1" w:val="000000"/>
          <w:lang w:val="en-GB"/>
        </w:rPr>
      </w:pPr>
      <w:r>
        <w:rPr>
          <w:lang w:val="en-GB"/>
        </w:rPr>
        <w:t>8</w:t>
      </w:r>
    </w:p>
    <w:p>
      <w:pPr>
        <w:pStyle w:val="Antwort"/>
        <w:rPr>
          <w:color w:themeColor="text1" w:val="000000"/>
          <w:lang w:val="en-GB"/>
        </w:rPr>
      </w:pPr>
      <w:r>
        <w:rPr>
          <w:lang w:val="en-GB"/>
        </w:rPr>
        <w:t>9</w:t>
      </w:r>
    </w:p>
    <w:p>
      <w:pPr>
        <w:pStyle w:val="Antwort"/>
        <w:rPr>
          <w:color w:themeColor="text1" w:val="000000"/>
          <w:lang w:val="en-GB"/>
        </w:rPr>
      </w:pPr>
      <w:r>
        <w:rPr>
          <w:lang w:val="en-GB"/>
        </w:rPr>
        <w:t>10</w:t>
      </w:r>
    </w:p>
    <w:p>
      <w:pPr>
        <w:pStyle w:val="Antwort"/>
        <w:rPr>
          <w:lang w:val="en-GB"/>
        </w:rPr>
      </w:pPr>
      <w:r>
        <w:rPr>
          <w:lang w:val="en-GB"/>
        </w:rPr>
        <w:t>11 Unification should go further</w:t>
      </w:r>
    </w:p>
    <w:p>
      <w:pPr>
        <w:pStyle w:val="Antwort"/>
        <w:rPr>
          <w:color w:themeColor="text1" w:val="000000"/>
          <w:lang w:val="en-GB"/>
        </w:rPr>
      </w:pPr>
      <w:r>
        <w:rPr>
          <w:color w:themeColor="text1" w:val="000000"/>
          <w:lang w:val="en-GB"/>
        </w:rPr>
      </w:r>
    </w:p>
    <w:p>
      <w:pPr>
        <w:pStyle w:val="Antwort"/>
        <w:rPr>
          <w:color w:themeColor="text1" w:val="000000"/>
          <w:lang w:val="en-GB"/>
        </w:rPr>
      </w:pPr>
      <w:r>
        <w:rPr>
          <w:color w:themeColor="text1" w:val="000000"/>
          <w:lang w:val="en-GB"/>
        </w:rPr>
        <w:t>88 Prefer not to say</w:t>
      </w:r>
    </w:p>
    <w:p>
      <w:pPr>
        <w:pStyle w:val="Antwort"/>
        <w:rPr>
          <w:lang w:val="en-GB"/>
        </w:rPr>
      </w:pPr>
      <w:r>
        <w:rPr>
          <w:lang w:val="en-GB"/>
        </w:rPr>
        <w:t>99 Do not know</w:t>
      </w:r>
    </w:p>
    <w:p>
      <w:pPr>
        <w:pStyle w:val="Antwort"/>
        <w:ind w:start="0"/>
        <w:rPr>
          <w:lang w:val="en-GB"/>
        </w:rPr>
      </w:pPr>
      <w:r>
        <w:rPr>
          <w:lang w:val="en-GB"/>
        </w:rPr>
      </w:r>
    </w:p>
    <w:p>
      <w:pPr>
        <w:pStyle w:val="Normal"/>
        <w:spacing w:lineRule="auto" w:line="257"/>
        <w:rPr>
          <w:color w:themeColor="text1" w:val="000000"/>
          <w:lang w:val="en-GB"/>
        </w:rPr>
      </w:pPr>
      <w:r>
        <w:rPr>
          <w:color w:themeColor="text1" w:val="000000"/>
          <w:lang w:val="en-GB"/>
        </w:rPr>
      </w:r>
    </w:p>
    <w:p>
      <w:pPr>
        <w:pStyle w:val="Normal"/>
        <w:spacing w:lineRule="auto" w:line="257"/>
        <w:rPr>
          <w:color w:themeColor="text1" w:val="000000"/>
          <w:lang w:val="en-GB"/>
        </w:rPr>
      </w:pPr>
      <w:r>
        <w:rPr>
          <w:color w:themeColor="text1" w:val="000000"/>
          <w:lang w:val="en-GB"/>
        </w:rPr>
      </w:r>
    </w:p>
    <w:p>
      <w:pPr>
        <w:pStyle w:val="Normal"/>
        <w:shd w:val="clear" w:color="auto" w:fill="548DD4"/>
        <w:spacing w:lineRule="auto" w:line="240" w:before="0" w:after="0"/>
        <w:ind w:hanging="709" w:start="709"/>
        <w:contextualSpacing/>
        <w:jc w:val="both"/>
        <w:rPr>
          <w:rFonts w:ascii="Calibri" w:hAnsi="Calibri" w:eastAsia="Times New Roman" w:cs="Calibri"/>
          <w:color w:val="FFFFFF"/>
          <w:lang w:val="en-US"/>
        </w:rPr>
      </w:pPr>
      <w:bookmarkStart w:id="106" w:name="_Toc1862908336"/>
      <w:bookmarkStart w:id="107" w:name="_Toc787680730"/>
      <w:r>
        <w:rPr>
          <w:rFonts w:eastAsia="Times New Roman" w:cs="Calibri" w:ascii="Calibri" w:hAnsi="Calibri"/>
          <w:color w:val="FFFFFF"/>
          <w:lang w:val="en-US"/>
        </w:rPr>
        <w:t>Base: All respondents</w:t>
      </w:r>
    </w:p>
    <w:p>
      <w:pPr>
        <w:pStyle w:val="Heading2"/>
        <w:rPr>
          <w:lang w:val="en-GB"/>
        </w:rPr>
      </w:pPr>
      <w:r>
        <w:rPr>
          <w:lang w:val="en-GB"/>
        </w:rPr>
        <w:t xml:space="preserve">pol: Political orientation </w:t>
      </w:r>
      <w:r>
        <w:rPr>
          <w:color w:val="FF0000"/>
          <w:lang w:val="en-GB"/>
        </w:rPr>
        <w:t>[Collapsible grid, randomize order of a/b and independently randomize c/d, and randomize order of those two blocks]</w:t>
      </w:r>
      <w:bookmarkEnd w:id="106"/>
      <w:bookmarkEnd w:id="107"/>
    </w:p>
    <w:p>
      <w:pPr>
        <w:pStyle w:val="FItem"/>
        <w:rPr>
          <w:lang w:val="en-GB"/>
        </w:rPr>
      </w:pPr>
      <w:r>
        <w:rPr>
          <w:lang w:val="en-GB"/>
        </w:rPr>
        <w:t xml:space="preserve">How much do you agree or disagree with each of the following statements? </w:t>
        <w:tab/>
        <w:br/>
      </w:r>
    </w:p>
    <w:p>
      <w:pPr>
        <w:pStyle w:val="Normal"/>
        <w:spacing w:before="0" w:after="0"/>
        <w:rPr>
          <w:color w:val="FF0000"/>
          <w:lang w:val="en-GB"/>
        </w:rPr>
      </w:pPr>
      <w:r>
        <w:rPr>
          <w:color w:val="FF0000"/>
          <w:lang w:val="en-GB"/>
        </w:rPr>
        <w:t>Rows:</w:t>
      </w:r>
    </w:p>
    <w:p>
      <w:pPr>
        <w:pStyle w:val="ListParagraph"/>
        <w:rPr>
          <w:b/>
          <w:bCs/>
          <w:sz w:val="20"/>
          <w:szCs w:val="20"/>
          <w:lang w:val="en-GB"/>
        </w:rPr>
      </w:pPr>
      <w:r>
        <w:rPr>
          <w:lang w:val="en-GB"/>
        </w:rPr>
        <w:t xml:space="preserve">a. </w:t>
      </w:r>
      <w:r>
        <w:rPr>
          <w:b/>
          <w:bCs/>
          <w:sz w:val="20"/>
          <w:szCs w:val="20"/>
          <w:lang w:val="en-GB"/>
        </w:rPr>
        <w:t>The government should take measures to reduce differences in income levels.</w:t>
      </w:r>
    </w:p>
    <w:p>
      <w:pPr>
        <w:pStyle w:val="ListParagraph"/>
        <w:rPr>
          <w:b/>
          <w:bCs/>
          <w:color w:themeColor="text1" w:val="000000"/>
          <w:sz w:val="20"/>
          <w:szCs w:val="20"/>
          <w:lang w:val="en-GB"/>
        </w:rPr>
      </w:pPr>
      <w:r>
        <w:rPr>
          <w:b/>
          <w:bCs/>
          <w:sz w:val="20"/>
          <w:szCs w:val="20"/>
          <w:lang w:val="en-GB"/>
        </w:rPr>
        <w:t>b. The less the government intervenes in the economy, the better it is for [country].</w:t>
      </w:r>
    </w:p>
    <w:p>
      <w:pPr>
        <w:pStyle w:val="ListParagraph"/>
        <w:rPr>
          <w:b/>
          <w:bCs/>
          <w:sz w:val="20"/>
          <w:szCs w:val="20"/>
          <w:lang w:val="en-GB"/>
        </w:rPr>
      </w:pPr>
      <w:r>
        <w:rPr>
          <w:b/>
          <w:bCs/>
          <w:sz w:val="20"/>
          <w:szCs w:val="20"/>
          <w:lang w:val="en-GB"/>
        </w:rPr>
        <w:t>c. Gay men and lesbians should be free to live their own lives as they wish.</w:t>
      </w:r>
    </w:p>
    <w:p>
      <w:pPr>
        <w:pStyle w:val="ListParagraph"/>
        <w:rPr>
          <w:b/>
          <w:bCs/>
          <w:color w:themeColor="text1" w:val="000000"/>
          <w:sz w:val="20"/>
          <w:szCs w:val="20"/>
          <w:lang w:val="en-GB"/>
        </w:rPr>
      </w:pPr>
      <w:r>
        <w:rPr>
          <w:b/>
          <w:bCs/>
          <w:color w:themeColor="text1" w:val="000000"/>
          <w:sz w:val="20"/>
          <w:szCs w:val="20"/>
          <w:lang w:val="en-GB"/>
        </w:rPr>
        <w:t>d. A woman should be prepared to cut down on her paid work for the sake of her family.</w:t>
      </w:r>
    </w:p>
    <w:p>
      <w:pPr>
        <w:pStyle w:val="Normal"/>
        <w:spacing w:before="0" w:after="0"/>
        <w:rPr>
          <w:color w:val="FF0000"/>
          <w:lang w:val="en-GB"/>
        </w:rPr>
      </w:pPr>
      <w:r>
        <w:rPr>
          <w:color w:val="FF0000"/>
          <w:lang w:val="en-GB"/>
        </w:rPr>
        <w:t>Columns:</w:t>
      </w:r>
    </w:p>
    <w:p>
      <w:pPr>
        <w:pStyle w:val="Antwort"/>
        <w:rPr>
          <w:color w:themeColor="text1" w:val="000000"/>
          <w:lang w:val="en-GB"/>
        </w:rPr>
      </w:pPr>
      <w:r>
        <w:rPr>
          <w:lang w:val="en-GB"/>
        </w:rPr>
        <w:t>1 Disagree strongly</w:t>
      </w:r>
    </w:p>
    <w:p>
      <w:pPr>
        <w:pStyle w:val="Antwort"/>
        <w:rPr>
          <w:color w:themeColor="text1" w:val="000000"/>
          <w:lang w:val="en-GB"/>
        </w:rPr>
      </w:pPr>
      <w:r>
        <w:rPr>
          <w:lang w:val="en-GB"/>
        </w:rPr>
        <w:t>2 Disagree</w:t>
      </w:r>
    </w:p>
    <w:p>
      <w:pPr>
        <w:pStyle w:val="Antwort"/>
        <w:rPr>
          <w:color w:themeColor="text1" w:val="000000"/>
          <w:lang w:val="en-GB"/>
        </w:rPr>
      </w:pPr>
      <w:r>
        <w:rPr>
          <w:lang w:val="en-GB"/>
        </w:rPr>
        <w:t>3 Neither agree nor disagree</w:t>
      </w:r>
    </w:p>
    <w:p>
      <w:pPr>
        <w:pStyle w:val="Antwort"/>
        <w:rPr>
          <w:color w:themeColor="text1" w:val="000000"/>
          <w:lang w:val="en-GB"/>
        </w:rPr>
      </w:pPr>
      <w:r>
        <w:rPr>
          <w:lang w:val="en-GB"/>
        </w:rPr>
        <w:t>4 Agree</w:t>
      </w:r>
    </w:p>
    <w:p>
      <w:pPr>
        <w:pStyle w:val="Antwort"/>
        <w:rPr>
          <w:lang w:val="en-GB"/>
        </w:rPr>
      </w:pPr>
      <w:r>
        <w:rPr>
          <w:lang w:val="en-GB"/>
        </w:rPr>
        <w:t>5 Agree strongly</w:t>
      </w:r>
    </w:p>
    <w:p>
      <w:pPr>
        <w:pStyle w:val="Antwort"/>
        <w:rPr>
          <w:color w:themeColor="text1" w:val="000000"/>
          <w:lang w:val="en-GB"/>
        </w:rPr>
      </w:pPr>
      <w:r>
        <w:rPr>
          <w:color w:themeColor="text1" w:val="000000"/>
          <w:lang w:val="en-GB"/>
        </w:rPr>
      </w:r>
    </w:p>
    <w:p>
      <w:pPr>
        <w:pStyle w:val="Antwort"/>
        <w:rPr>
          <w:color w:themeColor="text1" w:val="000000"/>
          <w:lang w:val="en-GB"/>
        </w:rPr>
      </w:pPr>
      <w:r>
        <w:rPr>
          <w:color w:themeColor="text1" w:val="000000"/>
          <w:lang w:val="en-GB"/>
        </w:rPr>
        <w:t>88 Prefer not to say</w:t>
      </w:r>
    </w:p>
    <w:p>
      <w:pPr>
        <w:pStyle w:val="Antwort"/>
        <w:rPr>
          <w:lang w:val="en-GB"/>
        </w:rPr>
      </w:pPr>
      <w:r>
        <w:rPr>
          <w:lang w:val="en-GB"/>
        </w:rPr>
        <w:t>99 Do not know</w:t>
      </w:r>
    </w:p>
    <w:p>
      <w:pPr>
        <w:pStyle w:val="Antwort"/>
        <w:rPr>
          <w:color w:themeColor="text1" w:val="000000"/>
          <w:lang w:val="en-GB"/>
        </w:rPr>
      </w:pPr>
      <w:r>
        <w:rPr>
          <w:color w:themeColor="text1" w:val="000000"/>
          <w:lang w:val="en-GB"/>
        </w:rPr>
      </w:r>
    </w:p>
    <w:p>
      <w:pPr>
        <w:pStyle w:val="Normal"/>
        <w:spacing w:lineRule="auto" w:line="257"/>
        <w:rPr>
          <w:color w:themeColor="text1" w:val="000000"/>
          <w:lang w:val="en-GB"/>
        </w:rPr>
      </w:pPr>
      <w:r>
        <w:rPr>
          <w:color w:themeColor="text1" w:val="000000"/>
          <w:lang w:val="en-GB"/>
        </w:rPr>
      </w:r>
    </w:p>
    <w:p>
      <w:pPr>
        <w:pStyle w:val="Normal"/>
        <w:shd w:val="clear" w:color="auto" w:fill="548DD4"/>
        <w:spacing w:lineRule="auto" w:line="240" w:before="0" w:after="0"/>
        <w:ind w:hanging="709" w:start="709"/>
        <w:contextualSpacing/>
        <w:jc w:val="both"/>
        <w:rPr>
          <w:rFonts w:ascii="Calibri" w:hAnsi="Calibri" w:eastAsia="Times New Roman" w:cs="Calibri"/>
          <w:color w:val="FFFFFF"/>
          <w:lang w:val="en-US"/>
        </w:rPr>
      </w:pPr>
      <w:bookmarkStart w:id="108" w:name="_Toc1109482436"/>
      <w:bookmarkStart w:id="109" w:name="_Toc1325893672"/>
      <w:r>
        <w:rPr>
          <w:rFonts w:eastAsia="Times New Roman" w:cs="Calibri" w:ascii="Calibri" w:hAnsi="Calibri"/>
          <w:color w:val="FFFFFF"/>
          <w:lang w:val="en-US"/>
        </w:rPr>
        <w:t>Base: All respondents</w:t>
      </w:r>
    </w:p>
    <w:p>
      <w:pPr>
        <w:pStyle w:val="Heading2"/>
        <w:rPr>
          <w:lang w:val="en-GB"/>
        </w:rPr>
      </w:pPr>
      <w:bookmarkStart w:id="110" w:name="_Toc1109482436"/>
      <w:bookmarkStart w:id="111" w:name="_Toc1325893672"/>
      <w:r>
        <w:rPr>
          <w:lang w:val="en-GB"/>
        </w:rPr>
        <w:t>taxwelf: Trade-off: Tax and welfare state</w:t>
      </w:r>
      <w:bookmarkEnd w:id="110"/>
      <w:bookmarkEnd w:id="111"/>
      <w:r>
        <w:rPr>
          <w:lang w:val="en-GB"/>
        </w:rPr>
        <w:t xml:space="preserve"> </w:t>
      </w:r>
      <w:r>
        <w:rPr>
          <w:color w:val="FF0000"/>
          <w:lang w:val="en-GB"/>
        </w:rPr>
        <w:t>[Single Answer]</w:t>
      </w:r>
    </w:p>
    <w:p>
      <w:pPr>
        <w:pStyle w:val="FItem"/>
        <w:rPr>
          <w:lang w:val="en-GB"/>
        </w:rPr>
      </w:pPr>
      <w:r>
        <w:rPr>
          <w:lang w:val="en-GB"/>
        </w:rPr>
        <w:t xml:space="preserve">Many social benefits and services are paid out of tax money. </w:t>
      </w:r>
    </w:p>
    <w:p>
      <w:pPr>
        <w:pStyle w:val="FItem"/>
        <w:rPr>
          <w:lang w:val="en-GB"/>
        </w:rPr>
      </w:pPr>
      <w:r>
        <w:rPr>
          <w:lang w:val="en-GB"/>
        </w:rPr>
        <w:t xml:space="preserve">If the state had to decide between two alternatives, which should it take? </w:t>
      </w:r>
    </w:p>
    <w:p>
      <w:pPr>
        <w:pStyle w:val="FItem"/>
        <w:rPr>
          <w:color w:themeColor="text1" w:val="000000"/>
          <w:lang w:val="en-US"/>
        </w:rPr>
      </w:pPr>
      <w:r>
        <w:rPr>
          <w:color w:val="FF0000"/>
          <w:highlight w:val="yellow"/>
          <w:lang w:val="en-US"/>
        </w:rPr>
        <w:t xml:space="preserve">IF FIELD_METHOD=CATI: CATI INSTRUCTION: </w:t>
      </w:r>
      <w:r>
        <w:rPr>
          <w:b w:val="false"/>
          <w:bCs w:val="false"/>
          <w:color w:themeColor="text1" w:val="000000"/>
          <w:highlight w:val="yellow"/>
          <w:lang w:val="en-US"/>
        </w:rPr>
        <w:t>READ OUT: “Please indicate your answer on a scale of 1 to 11, where 1 corresponds to “Reduce taxes and spend less on social benefits” and 11 corresponds to “Increase taxes in order to expand social benefits”.”</w:t>
      </w:r>
    </w:p>
    <w:p>
      <w:pPr>
        <w:pStyle w:val="FItem"/>
        <w:rPr>
          <w:lang w:val="en-US"/>
        </w:rPr>
      </w:pPr>
      <w:r>
        <w:rPr>
          <w:lang w:val="en-US"/>
        </w:rPr>
      </w:r>
    </w:p>
    <w:p>
      <w:pPr>
        <w:pStyle w:val="Antwort"/>
        <w:rPr>
          <w:lang w:val="en-GB"/>
        </w:rPr>
      </w:pPr>
      <w:r>
        <w:rPr>
          <w:lang w:val="en-GB"/>
        </w:rPr>
        <w:t>1 Reduce taxes and spend less on social benefits</w:t>
      </w:r>
    </w:p>
    <w:p>
      <w:pPr>
        <w:pStyle w:val="Antwort"/>
        <w:rPr>
          <w:lang w:val="en-GB"/>
        </w:rPr>
      </w:pPr>
      <w:r>
        <w:rPr>
          <w:lang w:val="en-GB"/>
        </w:rPr>
        <w:t>2</w:t>
      </w:r>
    </w:p>
    <w:p>
      <w:pPr>
        <w:pStyle w:val="Antwort"/>
        <w:rPr>
          <w:lang w:val="en-GB"/>
        </w:rPr>
      </w:pPr>
      <w:r>
        <w:rPr>
          <w:lang w:val="en-GB"/>
        </w:rPr>
        <w:t>3</w:t>
      </w:r>
    </w:p>
    <w:p>
      <w:pPr>
        <w:pStyle w:val="Antwort"/>
        <w:rPr>
          <w:lang w:val="en-GB"/>
        </w:rPr>
      </w:pPr>
      <w:r>
        <w:rPr>
          <w:lang w:val="en-GB"/>
        </w:rPr>
        <w:t>4</w:t>
      </w:r>
    </w:p>
    <w:p>
      <w:pPr>
        <w:pStyle w:val="Antwort"/>
        <w:rPr>
          <w:lang w:val="en-GB"/>
        </w:rPr>
      </w:pPr>
      <w:r>
        <w:rPr>
          <w:lang w:val="en-GB"/>
        </w:rPr>
        <w:t>5</w:t>
      </w:r>
    </w:p>
    <w:p>
      <w:pPr>
        <w:pStyle w:val="Antwort"/>
        <w:rPr>
          <w:lang w:val="en-GB"/>
        </w:rPr>
      </w:pPr>
      <w:r>
        <w:rPr>
          <w:lang w:val="en-GB"/>
        </w:rPr>
        <w:t>6</w:t>
      </w:r>
    </w:p>
    <w:p>
      <w:pPr>
        <w:pStyle w:val="Antwort"/>
        <w:rPr>
          <w:lang w:val="en-GB"/>
        </w:rPr>
      </w:pPr>
      <w:r>
        <w:rPr>
          <w:lang w:val="en-GB"/>
        </w:rPr>
        <w:t>7</w:t>
      </w:r>
    </w:p>
    <w:p>
      <w:pPr>
        <w:pStyle w:val="Antwort"/>
        <w:rPr>
          <w:lang w:val="en-GB"/>
        </w:rPr>
      </w:pPr>
      <w:r>
        <w:rPr>
          <w:lang w:val="en-GB"/>
        </w:rPr>
        <w:t>8</w:t>
      </w:r>
    </w:p>
    <w:p>
      <w:pPr>
        <w:pStyle w:val="Antwort"/>
        <w:rPr>
          <w:lang w:val="en-GB"/>
        </w:rPr>
      </w:pPr>
      <w:r>
        <w:rPr>
          <w:lang w:val="en-GB"/>
        </w:rPr>
        <w:t>9</w:t>
      </w:r>
    </w:p>
    <w:p>
      <w:pPr>
        <w:pStyle w:val="Antwort"/>
        <w:rPr>
          <w:lang w:val="en-GB"/>
        </w:rPr>
      </w:pPr>
      <w:r>
        <w:rPr>
          <w:lang w:val="en-GB"/>
        </w:rPr>
        <w:t xml:space="preserve">10 </w:t>
      </w:r>
    </w:p>
    <w:p>
      <w:pPr>
        <w:pStyle w:val="Antwort"/>
        <w:rPr>
          <w:lang w:val="en-GB"/>
        </w:rPr>
      </w:pPr>
      <w:r>
        <w:rPr>
          <w:lang w:val="en-GB"/>
        </w:rPr>
        <w:t>11 Increase taxes in order to expand social benefits</w:t>
      </w:r>
    </w:p>
    <w:p>
      <w:pPr>
        <w:pStyle w:val="Antwort"/>
        <w:rPr>
          <w:lang w:val="en-GB"/>
        </w:rPr>
      </w:pPr>
      <w:r>
        <w:rPr>
          <w:lang w:val="en-GB"/>
        </w:rPr>
      </w:r>
    </w:p>
    <w:p>
      <w:pPr>
        <w:pStyle w:val="Antwort"/>
        <w:rPr>
          <w:color w:themeColor="text1" w:val="000000"/>
          <w:lang w:val="en-GB"/>
        </w:rPr>
      </w:pPr>
      <w:r>
        <w:rPr>
          <w:color w:themeColor="text1" w:val="000000"/>
          <w:lang w:val="en-GB"/>
        </w:rPr>
        <w:t xml:space="preserve"> </w:t>
      </w:r>
      <w:r>
        <w:rPr>
          <w:color w:themeColor="text1" w:val="000000"/>
          <w:lang w:val="en-GB"/>
        </w:rPr>
        <w:t>88 Prefer not to say</w:t>
      </w:r>
    </w:p>
    <w:p>
      <w:pPr>
        <w:pStyle w:val="Antwort"/>
        <w:rPr>
          <w:lang w:val="en-GB"/>
        </w:rPr>
      </w:pPr>
      <w:r>
        <w:rPr>
          <w:lang w:val="en-GB"/>
        </w:rPr>
        <w:t>99 Do not know</w:t>
      </w:r>
    </w:p>
    <w:p>
      <w:pPr>
        <w:pStyle w:val="Antwort"/>
        <w:rPr>
          <w:lang w:val="en-GB"/>
        </w:rPr>
      </w:pPr>
      <w:r>
        <w:rPr>
          <w:lang w:val="en-GB"/>
        </w:rPr>
      </w:r>
    </w:p>
    <w:p>
      <w:pPr>
        <w:pStyle w:val="Normal"/>
        <w:rPr>
          <w:lang w:val="en-GB"/>
        </w:rPr>
      </w:pPr>
      <w:r>
        <w:rPr>
          <w:lang w:val="en-GB"/>
        </w:rPr>
      </w:r>
    </w:p>
    <w:p>
      <w:pPr>
        <w:pStyle w:val="Normal"/>
        <w:shd w:val="clear" w:color="auto" w:fill="548DD4"/>
        <w:spacing w:lineRule="auto" w:line="240" w:before="0" w:after="0"/>
        <w:ind w:hanging="709" w:start="709"/>
        <w:contextualSpacing/>
        <w:jc w:val="both"/>
        <w:rPr>
          <w:rFonts w:ascii="Calibri" w:hAnsi="Calibri" w:eastAsia="Times New Roman" w:cs="Calibri"/>
          <w:color w:val="FFFFFF"/>
          <w:lang w:val="en-US"/>
        </w:rPr>
      </w:pPr>
      <w:r>
        <w:rPr>
          <w:rFonts w:eastAsia="Times New Roman" w:cs="Calibri" w:ascii="Calibri" w:hAnsi="Calibri"/>
          <w:color w:val="FFFFFF"/>
          <w:lang w:val="en-US"/>
        </w:rPr>
        <w:t>Base: All respondents</w:t>
      </w:r>
    </w:p>
    <w:p>
      <w:pPr>
        <w:pStyle w:val="Normal"/>
        <w:spacing w:lineRule="auto" w:line="240" w:before="120" w:after="0"/>
        <w:rPr>
          <w:rFonts w:ascii="Calibri" w:hAnsi="Calibri" w:eastAsia="Times New Roman" w:cs="Calibri"/>
          <w:b/>
          <w:bCs/>
          <w:color w:val="0070C0"/>
          <w:lang w:val="en-US"/>
        </w:rPr>
      </w:pPr>
      <w:r>
        <w:rPr>
          <w:rFonts w:eastAsia="Times New Roman" w:cs="Calibri" w:ascii="Calibri" w:hAnsi="Calibri"/>
          <w:b/>
          <w:bCs/>
          <w:color w:val="0070C0"/>
          <w:lang w:val="en-US"/>
        </w:rPr>
        <w:t>INTROTEXT_12</w:t>
      </w:r>
    </w:p>
    <w:p>
      <w:pPr>
        <w:pStyle w:val="Hinweis"/>
        <w:rPr>
          <w:lang w:val="en-GB"/>
        </w:rPr>
      </w:pPr>
      <w:r>
        <w:rPr>
          <w:lang w:val="en-GB"/>
        </w:rPr>
        <w:t>Now some questions about people from other countries coming to live here in [country].</w:t>
      </w:r>
    </w:p>
    <w:p>
      <w:pPr>
        <w:pStyle w:val="Hinweis"/>
        <w:ind w:start="0"/>
        <w:rPr>
          <w:b/>
          <w:color w:themeColor="text1" w:val="000000"/>
          <w:lang w:val="en-GB"/>
        </w:rPr>
      </w:pPr>
      <w:r>
        <w:rPr>
          <w:b/>
          <w:color w:themeColor="text1" w:val="000000"/>
          <w:lang w:val="en-GB"/>
        </w:rPr>
      </w:r>
    </w:p>
    <w:p>
      <w:pPr>
        <w:pStyle w:val="Hinweis"/>
        <w:ind w:start="0"/>
        <w:rPr>
          <w:b/>
          <w:color w:themeColor="text1" w:val="000000"/>
          <w:lang w:val="en-GB"/>
        </w:rPr>
      </w:pPr>
      <w:r>
        <w:rPr>
          <w:b/>
          <w:color w:themeColor="text1" w:val="000000"/>
          <w:lang w:val="en-GB"/>
        </w:rPr>
      </w:r>
    </w:p>
    <w:p>
      <w:pPr>
        <w:pStyle w:val="Hinweis"/>
        <w:ind w:start="0"/>
        <w:rPr>
          <w:b/>
          <w:bCs/>
          <w:color w:themeColor="text1" w:val="000000"/>
          <w:lang w:val="en-GB"/>
        </w:rPr>
      </w:pPr>
      <w:r>
        <w:rPr>
          <w:b/>
          <w:bCs/>
          <w:color w:val="FF0000"/>
          <w:lang w:val="en-GB"/>
        </w:rPr>
        <w:t>[PROG: Randomize order of immiforc and immiecon]</w:t>
      </w:r>
    </w:p>
    <w:p>
      <w:pPr>
        <w:pStyle w:val="Normal"/>
        <w:shd w:val="clear" w:color="auto" w:fill="548DD4"/>
        <w:spacing w:lineRule="auto" w:line="240" w:before="0" w:after="0"/>
        <w:ind w:hanging="709" w:start="709"/>
        <w:contextualSpacing/>
        <w:jc w:val="both"/>
        <w:rPr>
          <w:rFonts w:ascii="Calibri" w:hAnsi="Calibri" w:eastAsia="Times New Roman" w:cs="Calibri"/>
          <w:color w:val="FFFFFF"/>
          <w:lang w:val="en-US"/>
        </w:rPr>
      </w:pPr>
      <w:r>
        <w:rPr>
          <w:rFonts w:eastAsia="Times New Roman" w:cs="Calibri" w:ascii="Calibri" w:hAnsi="Calibri"/>
          <w:color w:val="FFFFFF"/>
          <w:lang w:val="en-US"/>
        </w:rPr>
        <w:t>Base: All respondents</w:t>
      </w:r>
    </w:p>
    <w:p>
      <w:pPr>
        <w:pStyle w:val="Heading2"/>
        <w:rPr>
          <w:lang w:val="en-GB"/>
        </w:rPr>
      </w:pPr>
      <w:r>
        <w:rPr>
          <w:lang w:val="en-GB"/>
        </w:rPr>
        <w:t xml:space="preserve">immiforc: Immigration: forced migrants </w:t>
      </w:r>
      <w:r>
        <w:rPr>
          <w:color w:val="FF0000"/>
          <w:lang w:val="en-GB"/>
        </w:rPr>
        <w:t>[Single Answer]</w:t>
      </w:r>
    </w:p>
    <w:p>
      <w:pPr>
        <w:pStyle w:val="FItem"/>
        <w:rPr>
          <w:color w:themeColor="text1" w:val="000000"/>
          <w:lang w:val="en-GB"/>
        </w:rPr>
      </w:pPr>
      <w:r>
        <w:rPr>
          <w:lang w:val="en-GB"/>
        </w:rPr>
        <w:t>To what extent do you think [country] should allow people who are forced to leave their country because of armed conflict or persecution to come and live here?</w:t>
      </w:r>
    </w:p>
    <w:p>
      <w:pPr>
        <w:pStyle w:val="Antwort"/>
        <w:rPr>
          <w:color w:themeColor="text1" w:val="000000"/>
          <w:lang w:val="en-GB"/>
        </w:rPr>
      </w:pPr>
      <w:r>
        <w:rPr>
          <w:color w:themeColor="text1" w:val="000000"/>
          <w:lang w:val="en-GB"/>
        </w:rPr>
        <w:t>1 Allow none</w:t>
      </w:r>
    </w:p>
    <w:p>
      <w:pPr>
        <w:pStyle w:val="Antwort"/>
        <w:rPr>
          <w:color w:themeColor="text1" w:val="000000"/>
          <w:lang w:val="en-GB"/>
        </w:rPr>
      </w:pPr>
      <w:r>
        <w:rPr>
          <w:color w:themeColor="text1" w:val="000000"/>
          <w:lang w:val="en-GB"/>
        </w:rPr>
        <w:t>2 Allow a few</w:t>
      </w:r>
    </w:p>
    <w:p>
      <w:pPr>
        <w:pStyle w:val="Antwort"/>
        <w:rPr>
          <w:color w:themeColor="text1" w:val="000000"/>
          <w:lang w:val="en-GB"/>
        </w:rPr>
      </w:pPr>
      <w:r>
        <w:rPr>
          <w:color w:themeColor="text1" w:val="000000"/>
          <w:lang w:val="en-GB"/>
        </w:rPr>
        <w:t>3 Allow some</w:t>
      </w:r>
    </w:p>
    <w:p>
      <w:pPr>
        <w:pStyle w:val="Antwort"/>
        <w:rPr>
          <w:color w:themeColor="text1" w:val="000000"/>
          <w:lang w:val="en-GB"/>
        </w:rPr>
      </w:pPr>
      <w:r>
        <w:rPr>
          <w:color w:themeColor="text1" w:val="000000"/>
          <w:lang w:val="en-GB"/>
        </w:rPr>
        <w:t>4 Allow many to come and live here</w:t>
      </w:r>
    </w:p>
    <w:p>
      <w:pPr>
        <w:pStyle w:val="Antwort"/>
        <w:rPr>
          <w:color w:themeColor="text1" w:val="000000"/>
          <w:lang w:val="en-GB"/>
        </w:rPr>
      </w:pPr>
      <w:r>
        <w:rPr>
          <w:color w:themeColor="text1" w:val="000000"/>
          <w:lang w:val="en-GB"/>
        </w:rPr>
      </w:r>
    </w:p>
    <w:p>
      <w:pPr>
        <w:pStyle w:val="Antwort"/>
        <w:rPr>
          <w:color w:themeColor="text1" w:val="000000"/>
          <w:lang w:val="en-GB"/>
        </w:rPr>
      </w:pPr>
      <w:r>
        <w:rPr>
          <w:color w:themeColor="text1" w:val="000000"/>
          <w:lang w:val="en-GB"/>
        </w:rPr>
        <w:t>88 Prefer not to say</w:t>
      </w:r>
    </w:p>
    <w:p>
      <w:pPr>
        <w:pStyle w:val="Antwort"/>
        <w:rPr>
          <w:lang w:val="en-GB"/>
        </w:rPr>
      </w:pPr>
      <w:r>
        <w:rPr>
          <w:color w:themeColor="text1" w:val="000000"/>
          <w:lang w:val="en-GB"/>
        </w:rPr>
        <w:t>99</w:t>
      </w:r>
      <w:r>
        <w:rPr>
          <w:lang w:val="en-GB"/>
        </w:rPr>
        <w:t xml:space="preserve"> Do not know</w:t>
      </w:r>
    </w:p>
    <w:p>
      <w:pPr>
        <w:pStyle w:val="Normal"/>
        <w:rPr>
          <w:color w:themeColor="text1" w:val="000000"/>
          <w:lang w:val="en-GB"/>
        </w:rPr>
      </w:pPr>
      <w:r>
        <w:rPr>
          <w:color w:themeColor="text1" w:val="000000"/>
          <w:lang w:val="en-GB"/>
        </w:rPr>
      </w:r>
    </w:p>
    <w:p>
      <w:pPr>
        <w:pStyle w:val="Normal"/>
        <w:shd w:val="clear" w:color="auto" w:fill="548DD4"/>
        <w:spacing w:lineRule="auto" w:line="240" w:before="0" w:after="0"/>
        <w:ind w:hanging="709" w:start="709"/>
        <w:contextualSpacing/>
        <w:jc w:val="both"/>
        <w:rPr>
          <w:rFonts w:ascii="Calibri" w:hAnsi="Calibri" w:eastAsia="Times New Roman" w:cs="Calibri"/>
          <w:color w:val="FFFFFF"/>
          <w:lang w:val="en-US"/>
        </w:rPr>
      </w:pPr>
      <w:r>
        <w:rPr>
          <w:rFonts w:eastAsia="Times New Roman" w:cs="Calibri" w:ascii="Calibri" w:hAnsi="Calibri"/>
          <w:color w:val="FFFFFF"/>
          <w:lang w:val="en-US"/>
        </w:rPr>
        <w:t>Base: All respondents</w:t>
      </w:r>
    </w:p>
    <w:p>
      <w:pPr>
        <w:pStyle w:val="Heading2"/>
        <w:rPr>
          <w:lang w:val="en-GB"/>
        </w:rPr>
      </w:pPr>
      <w:r>
        <w:rPr>
          <w:lang w:val="en-GB"/>
        </w:rPr>
        <w:t xml:space="preserve">immiecon: Immigration: economic migrants </w:t>
      </w:r>
      <w:r>
        <w:rPr>
          <w:color w:val="FF0000"/>
          <w:lang w:val="en-GB"/>
        </w:rPr>
        <w:t>[Single Answer]</w:t>
      </w:r>
    </w:p>
    <w:p>
      <w:pPr>
        <w:pStyle w:val="FItem"/>
        <w:rPr>
          <w:color w:themeColor="text1" w:val="000000"/>
          <w:lang w:val="en-GB"/>
        </w:rPr>
      </w:pPr>
      <w:r>
        <w:rPr>
          <w:lang w:val="en-GB"/>
        </w:rPr>
        <w:t>To what extent do you think [country] should allow people who are needed in the [country’s] economy to come and live here?</w:t>
      </w:r>
    </w:p>
    <w:p>
      <w:pPr>
        <w:pStyle w:val="Antwort"/>
        <w:rPr>
          <w:color w:themeColor="text1" w:val="000000"/>
          <w:lang w:val="en-GB"/>
        </w:rPr>
      </w:pPr>
      <w:r>
        <w:rPr>
          <w:color w:themeColor="text1" w:val="000000"/>
          <w:lang w:val="en-GB"/>
        </w:rPr>
        <w:t>1 Allow none</w:t>
      </w:r>
    </w:p>
    <w:p>
      <w:pPr>
        <w:pStyle w:val="Antwort"/>
        <w:rPr>
          <w:color w:themeColor="text1" w:val="000000"/>
          <w:lang w:val="en-GB"/>
        </w:rPr>
      </w:pPr>
      <w:r>
        <w:rPr>
          <w:color w:themeColor="text1" w:val="000000"/>
          <w:lang w:val="en-GB"/>
        </w:rPr>
        <w:t>2 Allow a few</w:t>
      </w:r>
    </w:p>
    <w:p>
      <w:pPr>
        <w:pStyle w:val="Antwort"/>
        <w:rPr>
          <w:color w:themeColor="text1" w:val="000000"/>
          <w:lang w:val="en-GB"/>
        </w:rPr>
      </w:pPr>
      <w:r>
        <w:rPr>
          <w:color w:themeColor="text1" w:val="000000"/>
          <w:lang w:val="en-GB"/>
        </w:rPr>
        <w:t>3 Allow some</w:t>
      </w:r>
    </w:p>
    <w:p>
      <w:pPr>
        <w:pStyle w:val="Antwort"/>
        <w:rPr>
          <w:color w:themeColor="text1" w:val="000000"/>
          <w:sz w:val="22"/>
          <w:lang w:val="en-GB"/>
        </w:rPr>
      </w:pPr>
      <w:r>
        <w:rPr>
          <w:color w:themeColor="text1" w:val="000000"/>
          <w:lang w:val="en-GB"/>
        </w:rPr>
        <w:t>4 Allow many to come and live here</w:t>
      </w:r>
      <w:r>
        <w:rPr>
          <w:color w:themeColor="text1" w:val="000000"/>
          <w:sz w:val="22"/>
          <w:lang w:val="en-GB"/>
        </w:rPr>
        <w:t xml:space="preserve"> </w:t>
      </w:r>
    </w:p>
    <w:p>
      <w:pPr>
        <w:pStyle w:val="Antwort"/>
        <w:rPr>
          <w:color w:themeColor="text1" w:val="000000"/>
          <w:sz w:val="22"/>
          <w:lang w:val="en-GB"/>
        </w:rPr>
      </w:pPr>
      <w:r>
        <w:rPr>
          <w:color w:themeColor="text1" w:val="000000"/>
          <w:sz w:val="22"/>
          <w:lang w:val="en-GB"/>
        </w:rPr>
      </w:r>
    </w:p>
    <w:p>
      <w:pPr>
        <w:pStyle w:val="Antwort"/>
        <w:rPr>
          <w:color w:themeColor="text1" w:val="000000"/>
          <w:lang w:val="en-GB"/>
        </w:rPr>
      </w:pPr>
      <w:r>
        <w:rPr>
          <w:color w:themeColor="text1" w:val="000000"/>
          <w:lang w:val="en-GB"/>
        </w:rPr>
        <w:t>88 Prefer not to say</w:t>
      </w:r>
    </w:p>
    <w:p>
      <w:pPr>
        <w:pStyle w:val="Antwort"/>
        <w:rPr>
          <w:lang w:val="en-GB"/>
        </w:rPr>
      </w:pPr>
      <w:r>
        <w:rPr>
          <w:color w:themeColor="text1" w:val="000000"/>
          <w:lang w:val="en-GB"/>
        </w:rPr>
        <w:t xml:space="preserve">99 </w:t>
      </w:r>
      <w:r>
        <w:rPr>
          <w:lang w:val="en-GB"/>
        </w:rPr>
        <w:t>Do not know</w:t>
      </w:r>
    </w:p>
    <w:p>
      <w:pPr>
        <w:pStyle w:val="Antwort"/>
        <w:rPr>
          <w:lang w:val="en-GB"/>
        </w:rPr>
      </w:pPr>
      <w:r>
        <w:rPr>
          <w:lang w:val="en-GB"/>
        </w:rPr>
      </w:r>
    </w:p>
    <w:p>
      <w:pPr>
        <w:pStyle w:val="Normal"/>
        <w:rPr>
          <w:color w:themeColor="text1" w:val="000000"/>
          <w:lang w:val="en-GB"/>
        </w:rPr>
      </w:pPr>
      <w:r>
        <w:rPr>
          <w:color w:themeColor="text1" w:val="000000"/>
          <w:lang w:val="en-GB"/>
        </w:rPr>
      </w:r>
    </w:p>
    <w:p>
      <w:pPr>
        <w:pStyle w:val="Normal"/>
        <w:shd w:val="clear" w:color="auto" w:fill="548DD4"/>
        <w:spacing w:lineRule="auto" w:line="240" w:before="0" w:after="0"/>
        <w:ind w:hanging="709" w:start="709"/>
        <w:contextualSpacing/>
        <w:jc w:val="both"/>
        <w:rPr>
          <w:rFonts w:ascii="Calibri" w:hAnsi="Calibri" w:eastAsia="Times New Roman" w:cs="Calibri"/>
          <w:color w:val="FFFFFF"/>
          <w:lang w:val="en-US"/>
        </w:rPr>
      </w:pPr>
      <w:r>
        <w:rPr>
          <w:rFonts w:eastAsia="Times New Roman" w:cs="Calibri" w:ascii="Calibri" w:hAnsi="Calibri"/>
          <w:color w:val="FFFFFF"/>
          <w:lang w:val="en-US"/>
        </w:rPr>
        <w:t>Base: All respondents</w:t>
      </w:r>
    </w:p>
    <w:p>
      <w:pPr>
        <w:pStyle w:val="Heading2"/>
        <w:rPr>
          <w:lang w:val="en-GB"/>
        </w:rPr>
      </w:pPr>
      <w:r>
        <w:rPr>
          <w:lang w:val="en-GB"/>
        </w:rPr>
        <w:t xml:space="preserve">immicullife: Cultural Life enriched by immigration </w:t>
      </w:r>
      <w:r>
        <w:rPr>
          <w:color w:val="FF0000"/>
          <w:lang w:val="en-GB"/>
        </w:rPr>
        <w:t>[Single Answer]</w:t>
      </w:r>
    </w:p>
    <w:p>
      <w:pPr>
        <w:pStyle w:val="FItem"/>
        <w:rPr>
          <w:lang w:val="en-GB"/>
        </w:rPr>
      </w:pPr>
      <w:r>
        <w:rPr>
          <w:lang w:val="en-GB"/>
        </w:rPr>
        <w:t>Would you say that [country]’s cultural life is generally undermined or enriched by people coming to live here from other countries?</w:t>
      </w:r>
    </w:p>
    <w:p>
      <w:pPr>
        <w:pStyle w:val="FItem"/>
        <w:rPr>
          <w:color w:themeColor="text1" w:val="000000"/>
          <w:lang w:val="en-US"/>
        </w:rPr>
      </w:pPr>
      <w:r>
        <w:rPr>
          <w:color w:val="FF0000"/>
          <w:highlight w:val="yellow"/>
          <w:lang w:val="en-US"/>
        </w:rPr>
        <w:t xml:space="preserve">IF FIELD_METHOD=CATI: CATI INSTRUCTION: </w:t>
      </w:r>
      <w:r>
        <w:rPr>
          <w:b w:val="false"/>
          <w:bCs w:val="false"/>
          <w:color w:themeColor="text1" w:val="000000"/>
          <w:highlight w:val="yellow"/>
          <w:lang w:val="en-US"/>
        </w:rPr>
        <w:t>READ OUT: “Please indicate your answer on a scale of 1 to 11, where 1 corresponds to “Cultural life is undermined” and 11 corresponds to “Cultural life is enriched”.”</w:t>
      </w:r>
    </w:p>
    <w:p>
      <w:pPr>
        <w:pStyle w:val="FItem"/>
        <w:rPr>
          <w:color w:themeColor="text1" w:val="000000"/>
          <w:lang w:val="en-US"/>
        </w:rPr>
      </w:pPr>
      <w:r>
        <w:rPr>
          <w:color w:themeColor="text1" w:val="000000"/>
          <w:lang w:val="en-US"/>
        </w:rPr>
      </w:r>
    </w:p>
    <w:p>
      <w:pPr>
        <w:pStyle w:val="Antwort"/>
        <w:rPr>
          <w:color w:themeColor="text1" w:val="000000"/>
          <w:lang w:val="en-GB"/>
        </w:rPr>
      </w:pPr>
      <w:r>
        <w:rPr>
          <w:color w:themeColor="text1" w:val="000000"/>
          <w:lang w:val="en-GB"/>
        </w:rPr>
        <w:t>1 Cultural life undermined</w:t>
      </w:r>
    </w:p>
    <w:p>
      <w:pPr>
        <w:pStyle w:val="Antwort"/>
        <w:rPr>
          <w:color w:themeColor="text1" w:val="000000"/>
          <w:lang w:val="en-GB"/>
        </w:rPr>
      </w:pPr>
      <w:r>
        <w:rPr>
          <w:color w:themeColor="text1" w:val="000000"/>
          <w:lang w:val="en-GB"/>
        </w:rPr>
        <w:t>2</w:t>
      </w:r>
    </w:p>
    <w:p>
      <w:pPr>
        <w:pStyle w:val="Antwort"/>
        <w:rPr>
          <w:color w:themeColor="text1" w:val="000000"/>
          <w:lang w:val="en-GB"/>
        </w:rPr>
      </w:pPr>
      <w:r>
        <w:rPr>
          <w:color w:themeColor="text1" w:val="000000"/>
          <w:lang w:val="en-GB"/>
        </w:rPr>
        <w:t>3</w:t>
      </w:r>
    </w:p>
    <w:p>
      <w:pPr>
        <w:pStyle w:val="Antwort"/>
        <w:rPr>
          <w:color w:themeColor="text1" w:val="000000"/>
          <w:lang w:val="en-GB"/>
        </w:rPr>
      </w:pPr>
      <w:r>
        <w:rPr>
          <w:color w:themeColor="text1" w:val="000000"/>
          <w:lang w:val="en-GB"/>
        </w:rPr>
        <w:t>4</w:t>
      </w:r>
    </w:p>
    <w:p>
      <w:pPr>
        <w:pStyle w:val="Antwort"/>
        <w:rPr>
          <w:color w:themeColor="text1" w:val="000000"/>
          <w:lang w:val="en-GB"/>
        </w:rPr>
      </w:pPr>
      <w:r>
        <w:rPr>
          <w:color w:themeColor="text1" w:val="000000"/>
          <w:lang w:val="en-GB"/>
        </w:rPr>
        <w:t>5</w:t>
      </w:r>
    </w:p>
    <w:p>
      <w:pPr>
        <w:pStyle w:val="Antwort"/>
        <w:rPr>
          <w:color w:themeColor="text1" w:val="000000"/>
          <w:lang w:val="en-GB"/>
        </w:rPr>
      </w:pPr>
      <w:r>
        <w:rPr>
          <w:color w:themeColor="text1" w:val="000000"/>
          <w:lang w:val="en-GB"/>
        </w:rPr>
        <w:t>6</w:t>
      </w:r>
    </w:p>
    <w:p>
      <w:pPr>
        <w:pStyle w:val="Antwort"/>
        <w:rPr>
          <w:color w:themeColor="text1" w:val="000000"/>
          <w:lang w:val="en-GB"/>
        </w:rPr>
      </w:pPr>
      <w:r>
        <w:rPr>
          <w:color w:themeColor="text1" w:val="000000"/>
          <w:lang w:val="en-GB"/>
        </w:rPr>
        <w:t>7</w:t>
      </w:r>
    </w:p>
    <w:p>
      <w:pPr>
        <w:pStyle w:val="Antwort"/>
        <w:rPr>
          <w:color w:themeColor="text1" w:val="000000"/>
          <w:lang w:val="en-GB"/>
        </w:rPr>
      </w:pPr>
      <w:r>
        <w:rPr>
          <w:color w:themeColor="text1" w:val="000000"/>
          <w:lang w:val="en-GB"/>
        </w:rPr>
        <w:t>8</w:t>
      </w:r>
    </w:p>
    <w:p>
      <w:pPr>
        <w:pStyle w:val="Antwort"/>
        <w:rPr>
          <w:color w:themeColor="text1" w:val="000000"/>
          <w:lang w:val="en-GB"/>
        </w:rPr>
      </w:pPr>
      <w:r>
        <w:rPr>
          <w:color w:themeColor="text1" w:val="000000"/>
          <w:lang w:val="en-GB"/>
        </w:rPr>
        <w:t xml:space="preserve">9 </w:t>
      </w:r>
    </w:p>
    <w:p>
      <w:pPr>
        <w:pStyle w:val="Antwort"/>
        <w:rPr>
          <w:color w:themeColor="text1" w:val="000000"/>
          <w:lang w:val="en-GB"/>
        </w:rPr>
      </w:pPr>
      <w:r>
        <w:rPr>
          <w:color w:themeColor="text1" w:val="000000"/>
          <w:lang w:val="en-GB"/>
        </w:rPr>
        <w:t>10</w:t>
      </w:r>
    </w:p>
    <w:p>
      <w:pPr>
        <w:pStyle w:val="Antwort"/>
        <w:rPr>
          <w:color w:themeColor="text1" w:val="000000"/>
          <w:lang w:val="en-GB"/>
        </w:rPr>
      </w:pPr>
      <w:r>
        <w:rPr>
          <w:color w:themeColor="text1" w:val="000000"/>
          <w:lang w:val="en-GB"/>
        </w:rPr>
        <w:t>11 Cultural life enriched</w:t>
      </w:r>
    </w:p>
    <w:p>
      <w:pPr>
        <w:pStyle w:val="Antwort"/>
        <w:rPr>
          <w:color w:themeColor="text1" w:val="000000"/>
          <w:lang w:val="en-GB"/>
        </w:rPr>
      </w:pPr>
      <w:r>
        <w:rPr>
          <w:color w:themeColor="text1" w:val="000000"/>
          <w:lang w:val="en-GB"/>
        </w:rPr>
      </w:r>
    </w:p>
    <w:p>
      <w:pPr>
        <w:pStyle w:val="Antwort"/>
        <w:rPr>
          <w:color w:themeColor="text1" w:val="000000"/>
          <w:lang w:val="en-GB"/>
        </w:rPr>
      </w:pPr>
      <w:r>
        <w:rPr>
          <w:color w:themeColor="text1" w:val="000000"/>
          <w:lang w:val="en-GB"/>
        </w:rPr>
        <w:t>88 Prefer not to say</w:t>
      </w:r>
    </w:p>
    <w:p>
      <w:pPr>
        <w:pStyle w:val="Antwort"/>
        <w:rPr>
          <w:lang w:val="en-GB"/>
        </w:rPr>
      </w:pPr>
      <w:r>
        <w:rPr>
          <w:color w:themeColor="text1" w:val="000000"/>
          <w:lang w:val="en-GB"/>
        </w:rPr>
        <w:t xml:space="preserve">99 </w:t>
      </w:r>
      <w:r>
        <w:rPr>
          <w:lang w:val="en-GB"/>
        </w:rPr>
        <w:t>Do not know</w:t>
      </w:r>
    </w:p>
    <w:p>
      <w:pPr>
        <w:pStyle w:val="Antwort"/>
        <w:rPr>
          <w:color w:themeColor="text1" w:val="000000"/>
          <w:lang w:val="en-GB"/>
        </w:rPr>
      </w:pPr>
      <w:r>
        <w:rPr>
          <w:color w:themeColor="text1" w:val="000000"/>
          <w:lang w:val="en-GB"/>
        </w:rPr>
      </w:r>
    </w:p>
    <w:p>
      <w:pPr>
        <w:pStyle w:val="Normal"/>
        <w:rPr>
          <w:color w:themeColor="text1" w:val="000000"/>
          <w:lang w:val="en-GB"/>
        </w:rPr>
      </w:pPr>
      <w:r>
        <w:rPr>
          <w:color w:themeColor="text1" w:val="000000"/>
          <w:lang w:val="en-GB"/>
        </w:rPr>
      </w:r>
      <w:r>
        <w:br w:type="page"/>
      </w:r>
    </w:p>
    <w:p>
      <w:pPr>
        <w:pStyle w:val="Heading1"/>
        <w:numPr>
          <w:ilvl w:val="0"/>
          <w:numId w:val="4"/>
        </w:numPr>
        <w:spacing w:before="0" w:after="0"/>
        <w:contextualSpacing/>
        <w:rPr>
          <w:lang w:val="en-GB"/>
        </w:rPr>
      </w:pPr>
      <w:r>
        <w:rPr>
          <w:lang w:val="en-GB"/>
        </w:rPr>
        <w:t>Cooling off: some personal background</w:t>
      </w:r>
    </w:p>
    <w:p>
      <w:pPr>
        <w:pStyle w:val="Hinweis"/>
        <w:rPr>
          <w:lang w:val="en-GB"/>
        </w:rPr>
      </w:pPr>
      <w:r>
        <w:rPr>
          <w:lang w:val="en-GB"/>
        </w:rPr>
      </w:r>
    </w:p>
    <w:p>
      <w:pPr>
        <w:pStyle w:val="Normal"/>
        <w:shd w:val="clear" w:color="auto" w:fill="548DD4"/>
        <w:spacing w:lineRule="auto" w:line="240" w:before="0" w:after="0"/>
        <w:ind w:hanging="709" w:start="709"/>
        <w:contextualSpacing/>
        <w:jc w:val="both"/>
        <w:rPr>
          <w:rFonts w:ascii="Calibri" w:hAnsi="Calibri" w:eastAsia="Times New Roman" w:cs="Calibri"/>
          <w:color w:val="FFFFFF"/>
          <w:lang w:val="en-US"/>
        </w:rPr>
      </w:pPr>
      <w:r>
        <w:rPr>
          <w:rFonts w:eastAsia="Times New Roman" w:cs="Calibri" w:ascii="Calibri" w:hAnsi="Calibri"/>
          <w:color w:val="FFFFFF"/>
          <w:lang w:val="en-US"/>
        </w:rPr>
        <w:t>Base: All respondents</w:t>
      </w:r>
    </w:p>
    <w:p>
      <w:pPr>
        <w:pStyle w:val="Normal"/>
        <w:spacing w:lineRule="auto" w:line="240" w:before="120" w:after="0"/>
        <w:rPr>
          <w:rFonts w:ascii="Calibri" w:hAnsi="Calibri" w:eastAsia="Times New Roman" w:cs="Calibri"/>
          <w:b/>
          <w:bCs/>
          <w:color w:val="0070C0"/>
          <w:lang w:val="en-US"/>
        </w:rPr>
      </w:pPr>
      <w:r>
        <w:rPr>
          <w:rFonts w:eastAsia="Times New Roman" w:cs="Calibri" w:ascii="Calibri" w:hAnsi="Calibri"/>
          <w:b/>
          <w:bCs/>
          <w:color w:val="0070C0"/>
          <w:lang w:val="en-US"/>
        </w:rPr>
        <w:t>INTROTEXT_12</w:t>
      </w:r>
    </w:p>
    <w:p>
      <w:pPr>
        <w:pStyle w:val="Hinweis"/>
        <w:rPr>
          <w:lang w:val="en-GB"/>
        </w:rPr>
      </w:pPr>
      <w:r>
        <w:rPr>
          <w:lang w:val="en-GB"/>
        </w:rPr>
        <w:t>We are almost done. Just a few more questions about your personal background.</w:t>
      </w:r>
    </w:p>
    <w:p>
      <w:pPr>
        <w:pStyle w:val="Hinweis"/>
        <w:rPr>
          <w:lang w:val="en-GB"/>
        </w:rPr>
      </w:pPr>
      <w:r>
        <w:rPr>
          <w:lang w:val="en-GB"/>
        </w:rPr>
      </w:r>
    </w:p>
    <w:p>
      <w:pPr>
        <w:pStyle w:val="Normal"/>
        <w:shd w:val="clear" w:color="auto" w:fill="548DD4"/>
        <w:spacing w:lineRule="auto" w:line="240" w:before="0" w:after="0"/>
        <w:ind w:hanging="709" w:start="709"/>
        <w:contextualSpacing/>
        <w:jc w:val="both"/>
        <w:rPr>
          <w:rFonts w:ascii="Calibri" w:hAnsi="Calibri" w:eastAsia="Times New Roman" w:cs="Calibri"/>
          <w:color w:val="FFFFFF"/>
          <w:lang w:val="en-US"/>
        </w:rPr>
      </w:pPr>
      <w:bookmarkStart w:id="112" w:name="_Toc676948101"/>
      <w:bookmarkStart w:id="113" w:name="_Toc1552522685"/>
      <w:r>
        <w:rPr>
          <w:rFonts w:eastAsia="Times New Roman" w:cs="Calibri" w:ascii="Calibri" w:hAnsi="Calibri"/>
          <w:color w:val="FFFFFF"/>
          <w:lang w:val="en-US"/>
        </w:rPr>
        <w:t>Base: All respondents</w:t>
      </w:r>
    </w:p>
    <w:p>
      <w:pPr>
        <w:pStyle w:val="Heading2"/>
        <w:rPr>
          <w:lang w:val="en-GB"/>
        </w:rPr>
      </w:pPr>
      <w:bookmarkStart w:id="114" w:name="_Toc676948101"/>
      <w:bookmarkStart w:id="115" w:name="_Toc1552522685"/>
      <w:r>
        <w:rPr>
          <w:lang w:val="en-GB"/>
        </w:rPr>
        <w:t>eduyrs: Education years</w:t>
      </w:r>
      <w:bookmarkEnd w:id="114"/>
      <w:bookmarkEnd w:id="115"/>
      <w:r>
        <w:rPr>
          <w:lang w:val="en-GB"/>
        </w:rPr>
        <w:t xml:space="preserve"> </w:t>
      </w:r>
      <w:r>
        <w:rPr>
          <w:color w:val="FF0000"/>
          <w:lang w:val="en-GB"/>
        </w:rPr>
        <w:t>[Numeric, valid range 0-99]</w:t>
      </w:r>
    </w:p>
    <w:p>
      <w:pPr>
        <w:pStyle w:val="FItem"/>
        <w:rPr>
          <w:color w:themeColor="text1" w:val="000000"/>
          <w:lang w:val="en-GB"/>
        </w:rPr>
      </w:pPr>
      <w:r>
        <w:rPr>
          <w:color w:themeColor="text1" w:val="000000"/>
          <w:lang w:val="en-GB"/>
        </w:rPr>
        <w:t>About how many years of education have you completed, whether full-time or part-time?</w:t>
      </w:r>
    </w:p>
    <w:p>
      <w:pPr>
        <w:pStyle w:val="Hinweis"/>
        <w:rPr>
          <w:color w:themeColor="text1" w:val="000000"/>
          <w:lang w:val="en-GB"/>
        </w:rPr>
      </w:pPr>
      <w:r>
        <w:rPr>
          <w:color w:themeColor="text1" w:val="000000"/>
          <w:lang w:val="en-GB"/>
        </w:rPr>
        <w:t>Please report these in full-time equivalents and include compulsory years of schooling. If you don't know the exact figure, please give an estimate. Round your answer up or down to the nearest whole year.</w:t>
      </w:r>
    </w:p>
    <w:p>
      <w:pPr>
        <w:pStyle w:val="Hinweis"/>
        <w:rPr>
          <w:color w:themeColor="text1" w:val="000000"/>
          <w:lang w:val="en-GB"/>
        </w:rPr>
      </w:pPr>
      <w:r>
        <w:rPr>
          <w:color w:themeColor="text1" w:val="000000"/>
          <w:lang w:val="en-GB"/>
        </w:rPr>
        <w:t>Full-time equivalents: if you completed a part-time course, please count the number of years it would have taken you to complete the same course full-time.</w:t>
      </w:r>
    </w:p>
    <w:p>
      <w:pPr>
        <w:pStyle w:val="Antwort"/>
        <w:rPr>
          <w:color w:val="FF0000"/>
          <w:lang w:val="en-GB"/>
        </w:rPr>
      </w:pPr>
      <w:r>
        <w:rPr>
          <w:color w:val="FF0000"/>
          <w:lang w:val="en-GB"/>
        </w:rPr>
        <w:t>[TextBox, valid range 0-99]</w:t>
      </w:r>
    </w:p>
    <w:p>
      <w:pPr>
        <w:pStyle w:val="Antwort"/>
        <w:rPr>
          <w:color w:themeColor="text1" w:val="000000"/>
          <w:lang w:val="en-GB"/>
        </w:rPr>
      </w:pPr>
      <w:r>
        <w:rPr>
          <w:color w:themeColor="text1" w:val="000000"/>
          <w:lang w:val="en-GB"/>
        </w:rPr>
      </w:r>
    </w:p>
    <w:p>
      <w:pPr>
        <w:pStyle w:val="Antwort"/>
        <w:rPr>
          <w:color w:themeColor="text1" w:val="000000"/>
          <w:lang w:val="en-GB"/>
        </w:rPr>
      </w:pPr>
      <w:r>
        <w:rPr>
          <w:color w:themeColor="text1" w:val="000000"/>
          <w:lang w:val="en-GB"/>
        </w:rPr>
        <w:t>88 Prefer not to say</w:t>
      </w:r>
    </w:p>
    <w:p>
      <w:pPr>
        <w:pStyle w:val="Antwort"/>
        <w:rPr>
          <w:color w:themeColor="text1" w:val="000000"/>
          <w:lang w:val="en-GB"/>
        </w:rPr>
      </w:pPr>
      <w:r>
        <w:rPr>
          <w:color w:themeColor="text1" w:val="000000"/>
          <w:lang w:val="en-GB"/>
        </w:rPr>
        <w:t>99 Do not know</w:t>
      </w:r>
    </w:p>
    <w:p>
      <w:pPr>
        <w:pStyle w:val="FlowProgramming"/>
        <w:rPr/>
      </w:pPr>
      <w:r>
        <w:rPr>
          <w:rFonts w:eastAsia="" w:cs="Calibri" w:ascii="Book Antiqua" w:hAnsi="Book Antiqua" w:cstheme="minorHAnsi" w:eastAsiaTheme="majorEastAsia"/>
          <w:b/>
          <w:bCs/>
          <w:color w:val="FF0000"/>
          <w:sz w:val="20"/>
          <w:szCs w:val="20"/>
          <w:u w:val="none"/>
        </w:rPr>
        <w:t>[PROG: Plausibility check. If number is &gt; 30, ask: you are indicating that you have more than 30 full years of education. Is this correct? Soft force: if people say “don’t know”, asking to re-affirm]</w:t>
      </w:r>
    </w:p>
    <w:p>
      <w:pPr>
        <w:pStyle w:val="Normal"/>
        <w:rPr>
          <w:color w:themeColor="text1" w:val="000000"/>
          <w:lang w:val="en-GB"/>
        </w:rPr>
      </w:pPr>
      <w:r>
        <w:rPr>
          <w:color w:themeColor="text1" w:val="000000"/>
          <w:lang w:val="en-GB"/>
        </w:rPr>
      </w:r>
    </w:p>
    <w:p>
      <w:pPr>
        <w:pStyle w:val="Normal"/>
        <w:shd w:val="clear" w:color="auto" w:fill="548DD4"/>
        <w:spacing w:lineRule="auto" w:line="240" w:before="0" w:after="0"/>
        <w:ind w:hanging="709" w:start="709"/>
        <w:contextualSpacing/>
        <w:jc w:val="both"/>
        <w:rPr>
          <w:rFonts w:ascii="Calibri" w:hAnsi="Calibri" w:eastAsia="Times New Roman" w:cs="Calibri"/>
          <w:color w:val="FFFFFF"/>
          <w:lang w:val="en-US"/>
        </w:rPr>
      </w:pPr>
      <w:bookmarkStart w:id="116" w:name="_Toc1812607100"/>
      <w:r>
        <w:rPr>
          <w:rFonts w:eastAsia="Times New Roman" w:cs="Calibri" w:ascii="Calibri" w:hAnsi="Calibri"/>
          <w:color w:val="FFFFFF"/>
          <w:lang w:val="en-US"/>
        </w:rPr>
        <w:t>Base: All respondents</w:t>
      </w:r>
    </w:p>
    <w:p>
      <w:pPr>
        <w:pStyle w:val="Heading2"/>
        <w:rPr>
          <w:lang w:val="en-GB"/>
        </w:rPr>
      </w:pPr>
      <w:bookmarkStart w:id="117" w:name="_Toc1812607100"/>
      <w:r>
        <w:rPr>
          <w:lang w:val="en-GB"/>
        </w:rPr>
        <w:t>partner: Partnership</w:t>
      </w:r>
      <w:bookmarkEnd w:id="117"/>
      <w:r>
        <w:rPr>
          <w:lang w:val="en-GB"/>
        </w:rPr>
        <w:t xml:space="preserve"> </w:t>
      </w:r>
      <w:r>
        <w:rPr>
          <w:color w:val="FF0000"/>
          <w:lang w:val="en-GB"/>
        </w:rPr>
        <w:t>[Single Answer]</w:t>
      </w:r>
    </w:p>
    <w:p>
      <w:pPr>
        <w:pStyle w:val="FItem"/>
        <w:rPr>
          <w:lang w:val="en-GB"/>
        </w:rPr>
      </w:pPr>
      <w:r>
        <w:rPr>
          <w:lang w:val="en-GB"/>
        </w:rPr>
        <w:t>Do you have a partner at the moment?</w:t>
      </w:r>
    </w:p>
    <w:p>
      <w:pPr>
        <w:pStyle w:val="Antwort"/>
        <w:rPr>
          <w:lang w:val="en-GB"/>
        </w:rPr>
      </w:pPr>
      <w:r>
        <w:rPr>
          <w:lang w:val="en-GB"/>
        </w:rPr>
        <w:t>1 Yes</w:t>
      </w:r>
    </w:p>
    <w:p>
      <w:pPr>
        <w:pStyle w:val="Antwort"/>
        <w:rPr>
          <w:lang w:val="en-GB"/>
        </w:rPr>
      </w:pPr>
      <w:r>
        <w:rPr>
          <w:lang w:val="en-GB"/>
        </w:rPr>
        <w:t>2 No</w:t>
      </w:r>
    </w:p>
    <w:p>
      <w:pPr>
        <w:pStyle w:val="Antwort"/>
        <w:rPr>
          <w:lang w:val="en-GB"/>
        </w:rPr>
      </w:pPr>
      <w:r>
        <w:rPr>
          <w:lang w:val="en-GB"/>
        </w:rPr>
      </w:r>
    </w:p>
    <w:p>
      <w:pPr>
        <w:pStyle w:val="Antwort"/>
        <w:rPr>
          <w:color w:themeColor="text1" w:val="000000"/>
          <w:lang w:val="en-GB"/>
        </w:rPr>
      </w:pPr>
      <w:r>
        <w:rPr>
          <w:color w:themeColor="text1" w:val="000000"/>
          <w:lang w:val="en-GB"/>
        </w:rPr>
        <w:t>88 Prefer not to say</w:t>
      </w:r>
    </w:p>
    <w:p>
      <w:pPr>
        <w:pStyle w:val="Antwort"/>
        <w:rPr>
          <w:lang w:val="en-GB"/>
        </w:rPr>
      </w:pPr>
      <w:r>
        <w:rPr>
          <w:color w:themeColor="text1" w:val="000000"/>
          <w:lang w:val="en-GB"/>
        </w:rPr>
        <w:t xml:space="preserve">99 </w:t>
      </w:r>
      <w:r>
        <w:rPr>
          <w:lang w:val="en-GB"/>
        </w:rPr>
        <w:t>Do not know</w:t>
      </w:r>
    </w:p>
    <w:p>
      <w:pPr>
        <w:pStyle w:val="Antwort"/>
        <w:rPr>
          <w:lang w:val="en-GB"/>
        </w:rPr>
      </w:pPr>
      <w:r>
        <w:rPr>
          <w:lang w:val="en-GB"/>
        </w:rPr>
      </w:r>
    </w:p>
    <w:p>
      <w:pPr>
        <w:pStyle w:val="Normal"/>
        <w:spacing w:before="0" w:after="240"/>
        <w:rPr>
          <w:lang w:val="en-GB"/>
        </w:rPr>
      </w:pPr>
      <w:r>
        <w:rPr>
          <w:lang w:val="en-GB"/>
        </w:rPr>
      </w:r>
    </w:p>
    <w:p>
      <w:pPr>
        <w:pStyle w:val="Normal"/>
        <w:shd w:val="clear" w:color="auto" w:fill="548DD4"/>
        <w:spacing w:lineRule="auto" w:line="240" w:before="0" w:after="0"/>
        <w:ind w:hanging="709" w:start="709"/>
        <w:contextualSpacing/>
        <w:jc w:val="both"/>
        <w:rPr>
          <w:rFonts w:ascii="Calibri" w:hAnsi="Calibri" w:eastAsia="Times New Roman" w:cs="Calibri"/>
          <w:color w:val="FFFFFF"/>
          <w:lang w:val="en-US"/>
        </w:rPr>
      </w:pPr>
      <w:r>
        <w:rPr>
          <w:rFonts w:eastAsia="Times New Roman" w:cs="Calibri" w:ascii="Calibri" w:hAnsi="Calibri"/>
          <w:color w:val="FFFFFF"/>
          <w:lang w:val="en-US"/>
        </w:rPr>
        <w:t>Base: FILTER: ONLY SHOW partner == 1</w:t>
      </w:r>
    </w:p>
    <w:p>
      <w:pPr>
        <w:pStyle w:val="Heading2"/>
        <w:rPr>
          <w:lang w:val="en-US"/>
        </w:rPr>
      </w:pPr>
      <w:r>
        <w:rPr>
          <w:lang w:val="en-US"/>
        </w:rPr>
        <w:t>livtogr: Living Together [Single Answer]</w:t>
      </w:r>
    </w:p>
    <w:p>
      <w:pPr>
        <w:pStyle w:val="FItem"/>
        <w:rPr>
          <w:lang w:val="en-GB"/>
        </w:rPr>
      </w:pPr>
      <w:r>
        <w:rPr>
          <w:lang w:val="en-GB"/>
        </w:rPr>
        <w:t>Does your partner live with you in the same household?</w:t>
      </w:r>
    </w:p>
    <w:p>
      <w:pPr>
        <w:pStyle w:val="Hinweis"/>
        <w:rPr>
          <w:lang w:val="en-US"/>
        </w:rPr>
      </w:pPr>
      <w:r>
        <w:rPr>
          <w:rFonts w:eastAsia="" w:cs="Calibri" w:cstheme="minorHAnsi" w:eastAsiaTheme="majorEastAsia"/>
          <w:b/>
          <w:bCs/>
          <w:color w:val="FF0000"/>
          <w:szCs w:val="20"/>
          <w:lang w:val="en-GB"/>
        </w:rPr>
        <w:t>[PROG: Please add the following as a mouseover infotext to the word “household”:]</w:t>
      </w:r>
      <w:r>
        <w:rPr>
          <w:lang w:val="en-GB"/>
        </w:rPr>
        <w:t xml:space="preserve"> By household, we mean you and all persons who live with you and with whom you pool some or all of your money.</w:t>
      </w:r>
    </w:p>
    <w:p>
      <w:pPr>
        <w:pStyle w:val="Antwort"/>
        <w:rPr>
          <w:lang w:val="en-GB"/>
        </w:rPr>
      </w:pPr>
      <w:r>
        <w:rPr>
          <w:lang w:val="en-GB"/>
        </w:rPr>
        <w:t>1 Yes</w:t>
      </w:r>
    </w:p>
    <w:p>
      <w:pPr>
        <w:pStyle w:val="Antwort"/>
        <w:rPr>
          <w:lang w:val="en-GB"/>
        </w:rPr>
      </w:pPr>
      <w:r>
        <w:rPr>
          <w:lang w:val="en-GB"/>
        </w:rPr>
        <w:t>2 No</w:t>
      </w:r>
    </w:p>
    <w:p>
      <w:pPr>
        <w:pStyle w:val="Antwort"/>
        <w:rPr>
          <w:lang w:val="en-GB"/>
        </w:rPr>
      </w:pPr>
      <w:r>
        <w:rPr>
          <w:lang w:val="en-GB"/>
        </w:rPr>
      </w:r>
    </w:p>
    <w:p>
      <w:pPr>
        <w:pStyle w:val="Antwort"/>
        <w:rPr>
          <w:lang w:val="en-GB"/>
        </w:rPr>
      </w:pPr>
      <w:r>
        <w:rPr>
          <w:color w:themeColor="text1" w:val="000000"/>
          <w:lang w:val="en-GB"/>
        </w:rPr>
        <w:t>88 Prefer not to say</w:t>
      </w:r>
    </w:p>
    <w:p>
      <w:pPr>
        <w:pStyle w:val="Normal"/>
        <w:spacing w:before="0" w:after="240"/>
        <w:rPr>
          <w:lang w:val="en-GB"/>
        </w:rPr>
      </w:pPr>
      <w:r>
        <w:rPr>
          <w:lang w:val="en-GB"/>
        </w:rPr>
      </w:r>
    </w:p>
    <w:p>
      <w:pPr>
        <w:pStyle w:val="Normal"/>
        <w:shd w:val="clear" w:color="auto" w:fill="548DD4"/>
        <w:spacing w:lineRule="auto" w:line="240" w:before="0" w:after="0"/>
        <w:ind w:hanging="709" w:start="709"/>
        <w:contextualSpacing/>
        <w:jc w:val="both"/>
        <w:rPr>
          <w:rFonts w:ascii="Calibri" w:hAnsi="Calibri" w:eastAsia="Times New Roman" w:cs="Calibri"/>
          <w:color w:val="FFFFFF"/>
          <w:lang w:val="en-US"/>
        </w:rPr>
      </w:pPr>
      <w:bookmarkStart w:id="118" w:name="_Toc1467362753"/>
      <w:bookmarkStart w:id="119" w:name="_Toc323729656"/>
      <w:r>
        <w:rPr>
          <w:rFonts w:eastAsia="Times New Roman" w:cs="Calibri" w:ascii="Calibri" w:hAnsi="Calibri"/>
          <w:color w:val="FFFFFF"/>
          <w:lang w:val="en-US"/>
        </w:rPr>
        <w:t>Base: All respondents</w:t>
      </w:r>
    </w:p>
    <w:p>
      <w:pPr>
        <w:pStyle w:val="Heading2"/>
        <w:rPr>
          <w:lang w:val="en-GB"/>
        </w:rPr>
      </w:pPr>
      <w:r>
        <w:rPr>
          <w:lang w:val="en-GB"/>
        </w:rPr>
        <w:t xml:space="preserve">hhsize: Household size </w:t>
      </w:r>
      <w:r>
        <w:rPr>
          <w:color w:val="FF0000"/>
          <w:lang w:val="en-GB"/>
        </w:rPr>
        <w:t xml:space="preserve">[Numeric, </w:t>
      </w:r>
      <w:bookmarkEnd w:id="118"/>
      <w:bookmarkEnd w:id="119"/>
      <w:r>
        <w:rPr>
          <w:color w:val="FF0000"/>
          <w:lang w:val="en-GB"/>
        </w:rPr>
        <w:t>valid range 1-99]</w:t>
      </w:r>
    </w:p>
    <w:p>
      <w:pPr>
        <w:pStyle w:val="FItem"/>
        <w:rPr>
          <w:color w:themeColor="text1" w:val="000000"/>
          <w:lang w:val="en-GB"/>
        </w:rPr>
      </w:pPr>
      <w:r>
        <w:rPr>
          <w:color w:themeColor="text1" w:val="000000"/>
          <w:lang w:val="en-GB"/>
        </w:rPr>
        <w:t>Including yourself and any children, how many people live regularly as members of your household?</w:t>
      </w:r>
    </w:p>
    <w:p>
      <w:pPr>
        <w:pStyle w:val="Hinweis"/>
        <w:rPr>
          <w:color w:themeColor="text1" w:val="000000"/>
          <w:lang w:val="en-GB"/>
        </w:rPr>
      </w:pPr>
      <w:r>
        <w:rPr>
          <w:rFonts w:eastAsia="" w:cs="Calibri" w:cstheme="minorHAnsi" w:eastAsiaTheme="majorEastAsia"/>
          <w:b/>
          <w:bCs/>
          <w:color w:val="FF0000"/>
          <w:szCs w:val="20"/>
          <w:lang w:val="en-GB"/>
        </w:rPr>
        <w:t>[PROG: Please add the following as a mouseover infotext to the word “household”:]</w:t>
      </w:r>
      <w:r>
        <w:rPr>
          <w:lang w:val="en-GB"/>
        </w:rPr>
        <w:t xml:space="preserve"> By household, we mean you and all persons who live with you and with whom you pool some or all of your money.</w:t>
      </w:r>
    </w:p>
    <w:p>
      <w:pPr>
        <w:pStyle w:val="Antwort"/>
        <w:rPr>
          <w:color w:val="FF0000"/>
          <w:lang w:val="en-GB"/>
        </w:rPr>
      </w:pPr>
      <w:r>
        <w:rPr>
          <w:color w:val="FF0000"/>
          <w:lang w:val="en-GB"/>
        </w:rPr>
        <w:t>[TextBox, valid range 1-99]</w:t>
      </w:r>
    </w:p>
    <w:p>
      <w:pPr>
        <w:pStyle w:val="Antwort"/>
        <w:rPr>
          <w:color w:themeColor="text1" w:val="000000"/>
          <w:lang w:val="en-GB"/>
        </w:rPr>
      </w:pPr>
      <w:r>
        <w:rPr>
          <w:color w:themeColor="text1" w:val="000000"/>
          <w:lang w:val="en-GB"/>
        </w:rPr>
      </w:r>
    </w:p>
    <w:p>
      <w:pPr>
        <w:pStyle w:val="Antwort"/>
        <w:rPr>
          <w:color w:themeColor="text1" w:val="000000"/>
          <w:lang w:val="en-GB"/>
        </w:rPr>
      </w:pPr>
      <w:r>
        <w:rPr>
          <w:color w:themeColor="text1" w:val="000000"/>
          <w:lang w:val="en-GB"/>
        </w:rPr>
        <w:t>88 Prefer not to say</w:t>
      </w:r>
    </w:p>
    <w:p>
      <w:pPr>
        <w:pStyle w:val="Antwort"/>
        <w:rPr>
          <w:color w:themeColor="text1" w:val="000000"/>
          <w:lang w:val="en-GB"/>
        </w:rPr>
      </w:pPr>
      <w:r>
        <w:rPr>
          <w:color w:themeColor="text1" w:val="000000"/>
          <w:lang w:val="en-GB"/>
        </w:rPr>
        <w:t>99 Do not know</w:t>
      </w:r>
    </w:p>
    <w:p>
      <w:pPr>
        <w:pStyle w:val="Normal"/>
        <w:rPr>
          <w:color w:themeColor="text1" w:val="000000"/>
          <w:lang w:val="en-GB"/>
        </w:rPr>
      </w:pPr>
      <w:r>
        <w:rPr>
          <w:color w:themeColor="text1" w:val="000000"/>
          <w:lang w:val="en-GB"/>
        </w:rPr>
      </w:r>
    </w:p>
    <w:p>
      <w:pPr>
        <w:pStyle w:val="Normal"/>
        <w:shd w:val="clear" w:color="auto" w:fill="548DD4"/>
        <w:spacing w:lineRule="auto" w:line="240" w:before="0" w:after="0"/>
        <w:ind w:hanging="709" w:start="709"/>
        <w:contextualSpacing/>
        <w:jc w:val="both"/>
        <w:rPr>
          <w:rFonts w:ascii="Calibri" w:hAnsi="Calibri" w:eastAsia="Times New Roman" w:cs="Calibri"/>
          <w:color w:val="FFFFFF"/>
          <w:lang w:val="en-US"/>
        </w:rPr>
      </w:pPr>
      <w:bookmarkStart w:id="120" w:name="_Toc925309181"/>
      <w:bookmarkStart w:id="121" w:name="_Toc1080073467"/>
      <w:r>
        <w:rPr>
          <w:rFonts w:eastAsia="Times New Roman" w:cs="Calibri" w:ascii="Calibri" w:hAnsi="Calibri"/>
          <w:color w:val="FFFFFF"/>
          <w:lang w:val="en-US"/>
        </w:rPr>
        <w:t xml:space="preserve">Base: </w:t>
      </w:r>
      <w:bookmarkStart w:id="122" w:name="_Hlk216431698"/>
      <w:r>
        <w:rPr>
          <w:rFonts w:eastAsia="Times New Roman" w:cs="Calibri" w:ascii="Calibri" w:hAnsi="Calibri"/>
          <w:color w:themeColor="background1" w:val="FFFFFF"/>
          <w:lang w:val="en-US"/>
        </w:rPr>
        <w:t>ONLY SHOW IF hhsize &gt; 1</w:t>
      </w:r>
      <w:bookmarkEnd w:id="122"/>
    </w:p>
    <w:p>
      <w:pPr>
        <w:pStyle w:val="Heading2"/>
        <w:rPr>
          <w:lang w:val="en-GB"/>
        </w:rPr>
      </w:pPr>
      <w:r>
        <w:rPr>
          <w:lang w:val="en-GB"/>
        </w:rPr>
        <w:t xml:space="preserve">Hhchldu18: Household number children aged &lt;18 </w:t>
      </w:r>
      <w:bookmarkStart w:id="123" w:name="_Hlk216431752"/>
      <w:r>
        <w:rPr>
          <w:color w:val="FF0000"/>
          <w:lang w:val="en-GB"/>
        </w:rPr>
        <w:t>[Numeric, valid range 0 - (hhsize minus 1)]</w:t>
      </w:r>
      <w:bookmarkEnd w:id="120"/>
      <w:bookmarkEnd w:id="121"/>
      <w:bookmarkEnd w:id="123"/>
    </w:p>
    <w:p>
      <w:pPr>
        <w:pStyle w:val="FItem"/>
        <w:rPr>
          <w:lang w:val="en-GB"/>
        </w:rPr>
      </w:pPr>
      <w:r>
        <w:rPr>
          <w:lang w:val="en-GB"/>
        </w:rPr>
        <w:t xml:space="preserve">And how many of the people in your household are children or adolescents, that is persons aged under the age of 18? </w:t>
      </w:r>
    </w:p>
    <w:p>
      <w:pPr>
        <w:pStyle w:val="Hinweis"/>
        <w:rPr>
          <w:color w:themeColor="text1" w:val="000000"/>
          <w:lang w:val="en-GB"/>
        </w:rPr>
      </w:pPr>
      <w:r>
        <w:rPr>
          <w:rFonts w:eastAsia="" w:cs="Calibri" w:cstheme="minorHAnsi" w:eastAsiaTheme="majorEastAsia"/>
          <w:b/>
          <w:bCs/>
          <w:color w:val="FF0000"/>
          <w:szCs w:val="20"/>
          <w:lang w:val="en-GB"/>
        </w:rPr>
        <w:t>[PROG: Please add the following as a mouseover infotext to the word “household”:]</w:t>
      </w:r>
      <w:r>
        <w:rPr>
          <w:lang w:val="en-GB"/>
        </w:rPr>
        <w:t xml:space="preserve"> By household, we mean you and all persons who live with you and with whom you pool some or all of your money.</w:t>
      </w:r>
    </w:p>
    <w:p>
      <w:pPr>
        <w:pStyle w:val="Antwort"/>
        <w:rPr>
          <w:color w:val="FF0000"/>
          <w:lang w:val="en-GB"/>
        </w:rPr>
      </w:pPr>
      <w:r>
        <w:rPr>
          <w:color w:val="FF0000"/>
          <w:lang w:val="en-GB"/>
        </w:rPr>
        <w:t>[TextBox, valid range 0-99]</w:t>
      </w:r>
    </w:p>
    <w:p>
      <w:pPr>
        <w:pStyle w:val="Antwort"/>
        <w:rPr>
          <w:color w:themeColor="text1" w:val="000000"/>
          <w:lang w:val="en-GB"/>
        </w:rPr>
      </w:pPr>
      <w:r>
        <w:rPr>
          <w:color w:themeColor="text1" w:val="000000"/>
          <w:lang w:val="en-GB"/>
        </w:rPr>
      </w:r>
    </w:p>
    <w:p>
      <w:pPr>
        <w:pStyle w:val="Antwort"/>
        <w:rPr>
          <w:color w:themeColor="text1" w:val="000000"/>
          <w:lang w:val="en-GB"/>
        </w:rPr>
      </w:pPr>
      <w:r>
        <w:rPr>
          <w:color w:themeColor="text1" w:val="000000"/>
          <w:lang w:val="en-GB"/>
        </w:rPr>
        <w:t>99 Do not know</w:t>
      </w:r>
    </w:p>
    <w:p>
      <w:pPr>
        <w:pStyle w:val="Normal"/>
        <w:rPr>
          <w:color w:themeColor="text1" w:val="000000"/>
          <w:lang w:val="en-GB"/>
        </w:rPr>
      </w:pPr>
      <w:r>
        <w:rPr>
          <w:color w:themeColor="text1" w:val="000000"/>
          <w:lang w:val="en-GB"/>
        </w:rPr>
      </w:r>
    </w:p>
    <w:p>
      <w:pPr>
        <w:pStyle w:val="Normal"/>
        <w:shd w:val="clear" w:color="auto" w:fill="548DD4"/>
        <w:spacing w:lineRule="auto" w:line="240" w:before="0" w:after="0"/>
        <w:ind w:hanging="709" w:start="709"/>
        <w:contextualSpacing/>
        <w:jc w:val="both"/>
        <w:rPr>
          <w:rFonts w:ascii="Calibri" w:hAnsi="Calibri" w:eastAsia="Times New Roman" w:cs="Calibri"/>
          <w:color w:val="FFFFFF"/>
          <w:lang w:val="en-US"/>
        </w:rPr>
      </w:pPr>
      <w:bookmarkStart w:id="124" w:name="_Toc1882022166"/>
      <w:bookmarkStart w:id="125" w:name="_Toc1617697806"/>
      <w:r>
        <w:rPr>
          <w:rFonts w:eastAsia="Times New Roman" w:cs="Calibri" w:ascii="Calibri" w:hAnsi="Calibri"/>
          <w:color w:val="FFFFFF"/>
          <w:lang w:val="en-US"/>
        </w:rPr>
        <w:t>Base: All respondents</w:t>
      </w:r>
    </w:p>
    <w:p>
      <w:pPr>
        <w:pStyle w:val="Heading2"/>
        <w:rPr>
          <w:lang w:val="en-GB"/>
        </w:rPr>
      </w:pPr>
      <w:bookmarkStart w:id="126" w:name="_Toc1882022166"/>
      <w:bookmarkStart w:id="127" w:name="_Toc1617697806"/>
      <w:r>
        <w:rPr>
          <w:lang w:val="en-GB"/>
        </w:rPr>
        <w:t>hincome: Household income</w:t>
      </w:r>
      <w:bookmarkEnd w:id="126"/>
      <w:bookmarkEnd w:id="127"/>
      <w:r>
        <w:rPr>
          <w:lang w:val="en-GB"/>
        </w:rPr>
        <w:t xml:space="preserve"> </w:t>
      </w:r>
      <w:r>
        <w:rPr>
          <w:color w:val="FF0000"/>
          <w:lang w:val="en-GB"/>
        </w:rPr>
        <w:t>[Single Answer]</w:t>
      </w:r>
    </w:p>
    <w:p>
      <w:pPr>
        <w:pStyle w:val="FItem"/>
        <w:rPr>
          <w:color w:themeColor="text1" w:val="000000"/>
          <w:lang w:val="en-GB"/>
        </w:rPr>
      </w:pPr>
      <w:r>
        <w:rPr>
          <w:color w:themeColor="text1" w:val="000000"/>
          <w:lang w:val="en-GB"/>
        </w:rPr>
        <w:t xml:space="preserve">What is your household's total monthly income, after tax and compulsory deductions, from </w:t>
      </w:r>
      <w:r>
        <w:rPr>
          <w:color w:themeColor="text1" w:val="000000"/>
          <w:u w:val="single"/>
          <w:lang w:val="en-GB"/>
        </w:rPr>
        <w:t xml:space="preserve">all </w:t>
      </w:r>
      <w:r>
        <w:rPr>
          <w:color w:themeColor="text1" w:val="000000"/>
          <w:lang w:val="en-GB"/>
        </w:rPr>
        <w:t>sources?</w:t>
      </w:r>
    </w:p>
    <w:p>
      <w:pPr>
        <w:pStyle w:val="Hinweis"/>
        <w:rPr>
          <w:color w:themeColor="text1" w:val="000000"/>
          <w:lang w:val="en-GB"/>
        </w:rPr>
      </w:pPr>
      <w:r>
        <w:rPr>
          <w:color w:themeColor="text1" w:val="000000"/>
          <w:lang w:val="en-GB"/>
        </w:rPr>
        <w:t>If you don't know the exact figure, please give an estimate.</w:t>
      </w:r>
    </w:p>
    <w:p>
      <w:pPr>
        <w:pStyle w:val="Hinweis"/>
        <w:ind w:start="0"/>
        <w:rPr>
          <w:rFonts w:eastAsia="" w:cs="Calibri" w:cstheme="minorHAnsi" w:eastAsiaTheme="majorEastAsia"/>
          <w:b/>
          <w:bCs/>
          <w:color w:val="FF0000"/>
          <w:szCs w:val="20"/>
          <w:lang w:val="en-GB"/>
        </w:rPr>
      </w:pPr>
      <w:r>
        <w:rPr>
          <w:rFonts w:eastAsia="" w:cs="Calibri" w:cstheme="minorHAnsi" w:eastAsiaTheme="majorEastAsia"/>
          <w:b/>
          <w:bCs/>
          <w:color w:val="FF0000"/>
          <w:szCs w:val="20"/>
          <w:lang w:val="en-GB"/>
        </w:rPr>
        <w:t>[PROG: Insert Deciles from country-specific lists]</w:t>
      </w:r>
    </w:p>
    <w:p>
      <w:pPr>
        <w:pStyle w:val="Antwort"/>
        <w:rPr>
          <w:color w:themeColor="text1" w:val="000000"/>
          <w:lang w:val="es-ES"/>
        </w:rPr>
      </w:pPr>
      <w:r>
        <w:rPr>
          <w:color w:themeColor="text1" w:val="000000"/>
          <w:lang w:val="es-ES"/>
        </w:rPr>
        <w:t>1 [1. DECILE]</w:t>
      </w:r>
    </w:p>
    <w:p>
      <w:pPr>
        <w:pStyle w:val="Antwort"/>
        <w:rPr>
          <w:color w:themeColor="text1" w:val="000000"/>
          <w:lang w:val="es-ES"/>
        </w:rPr>
      </w:pPr>
      <w:r>
        <w:rPr>
          <w:color w:themeColor="text1" w:val="000000"/>
          <w:lang w:val="es-ES"/>
        </w:rPr>
        <w:t>2 [2. DECILE]</w:t>
      </w:r>
    </w:p>
    <w:p>
      <w:pPr>
        <w:pStyle w:val="Antwort"/>
        <w:rPr>
          <w:color w:themeColor="text1" w:val="000000"/>
          <w:lang w:val="es-ES"/>
        </w:rPr>
      </w:pPr>
      <w:r>
        <w:rPr>
          <w:color w:themeColor="text1" w:val="000000"/>
          <w:lang w:val="es-ES"/>
        </w:rPr>
        <w:t>3 [3. DECILE]</w:t>
      </w:r>
    </w:p>
    <w:p>
      <w:pPr>
        <w:pStyle w:val="Antwort"/>
        <w:rPr>
          <w:color w:themeColor="text1" w:val="000000"/>
          <w:lang w:val="es-ES"/>
        </w:rPr>
      </w:pPr>
      <w:r>
        <w:rPr>
          <w:color w:themeColor="text1" w:val="000000"/>
          <w:lang w:val="es-ES"/>
        </w:rPr>
        <w:t>4 [4. DECILE]</w:t>
      </w:r>
    </w:p>
    <w:p>
      <w:pPr>
        <w:pStyle w:val="Antwort"/>
        <w:rPr>
          <w:color w:themeColor="text1" w:val="000000"/>
          <w:lang w:val="es-ES"/>
        </w:rPr>
      </w:pPr>
      <w:r>
        <w:rPr>
          <w:color w:themeColor="text1" w:val="000000"/>
          <w:lang w:val="es-ES"/>
        </w:rPr>
        <w:t>5 [5. DECILE]</w:t>
      </w:r>
    </w:p>
    <w:p>
      <w:pPr>
        <w:pStyle w:val="Antwort"/>
        <w:rPr>
          <w:color w:themeColor="text1" w:val="000000"/>
          <w:lang w:val="es-ES"/>
        </w:rPr>
      </w:pPr>
      <w:r>
        <w:rPr>
          <w:color w:themeColor="text1" w:val="000000"/>
          <w:lang w:val="es-ES"/>
        </w:rPr>
        <w:t>6 [6. DECILE]</w:t>
      </w:r>
    </w:p>
    <w:p>
      <w:pPr>
        <w:pStyle w:val="Antwort"/>
        <w:rPr>
          <w:color w:themeColor="text1" w:val="000000"/>
          <w:lang w:val="es-ES"/>
        </w:rPr>
      </w:pPr>
      <w:r>
        <w:rPr>
          <w:color w:themeColor="text1" w:val="000000"/>
          <w:lang w:val="es-ES"/>
        </w:rPr>
        <w:t>7 [7. DECILE]</w:t>
      </w:r>
    </w:p>
    <w:p>
      <w:pPr>
        <w:pStyle w:val="Antwort"/>
        <w:rPr>
          <w:color w:themeColor="text1" w:val="000000"/>
          <w:lang w:val="es-ES"/>
        </w:rPr>
      </w:pPr>
      <w:r>
        <w:rPr>
          <w:color w:themeColor="text1" w:val="000000"/>
          <w:lang w:val="es-ES"/>
        </w:rPr>
        <w:t>8 [8. DECILE]</w:t>
      </w:r>
    </w:p>
    <w:p>
      <w:pPr>
        <w:pStyle w:val="Antwort"/>
        <w:rPr>
          <w:color w:themeColor="text1" w:val="000000"/>
          <w:lang w:val="es-ES"/>
        </w:rPr>
      </w:pPr>
      <w:r>
        <w:rPr>
          <w:color w:themeColor="text1" w:val="000000"/>
          <w:lang w:val="es-ES"/>
        </w:rPr>
        <w:t>9 [9. DECILE]</w:t>
      </w:r>
    </w:p>
    <w:p>
      <w:pPr>
        <w:pStyle w:val="Antwort"/>
        <w:rPr>
          <w:color w:themeColor="text1" w:val="000000"/>
          <w:lang w:val="es-ES"/>
        </w:rPr>
      </w:pPr>
      <w:r>
        <w:rPr>
          <w:color w:themeColor="text1" w:val="000000"/>
          <w:lang w:val="es-ES"/>
        </w:rPr>
        <w:t>10 [10. DECILE]</w:t>
      </w:r>
    </w:p>
    <w:p>
      <w:pPr>
        <w:pStyle w:val="Antwort"/>
        <w:rPr>
          <w:color w:themeColor="text1" w:val="000000"/>
          <w:lang w:val="es-ES"/>
        </w:rPr>
      </w:pPr>
      <w:r>
        <w:rPr>
          <w:color w:themeColor="text1" w:val="000000"/>
          <w:lang w:val="es-ES"/>
        </w:rPr>
      </w:r>
    </w:p>
    <w:p>
      <w:pPr>
        <w:pStyle w:val="Antwort"/>
        <w:rPr>
          <w:color w:themeColor="text1" w:val="000000"/>
          <w:lang w:val="en-GB"/>
        </w:rPr>
      </w:pPr>
      <w:r>
        <w:rPr>
          <w:color w:themeColor="text1" w:val="000000"/>
          <w:lang w:val="en-GB"/>
        </w:rPr>
        <w:t>88 Prefer not to say</w:t>
      </w:r>
    </w:p>
    <w:p>
      <w:pPr>
        <w:pStyle w:val="Antwort"/>
        <w:rPr>
          <w:color w:themeColor="text1" w:val="000000"/>
          <w:lang w:val="en-GB"/>
        </w:rPr>
      </w:pPr>
      <w:r>
        <w:rPr>
          <w:color w:themeColor="text1" w:val="000000"/>
          <w:lang w:val="en-GB"/>
        </w:rPr>
        <w:t>99 Do not know</w:t>
      </w:r>
    </w:p>
    <w:p>
      <w:pPr>
        <w:pStyle w:val="Normal"/>
        <w:rPr>
          <w:color w:themeColor="text1" w:val="000000"/>
          <w:lang w:val="en-GB"/>
        </w:rPr>
      </w:pPr>
      <w:r>
        <w:rPr>
          <w:color w:themeColor="text1" w:val="000000"/>
          <w:lang w:val="en-GB"/>
        </w:rPr>
      </w:r>
    </w:p>
    <w:p>
      <w:pPr>
        <w:pStyle w:val="Normal"/>
        <w:shd w:val="clear" w:color="auto" w:fill="548DD4"/>
        <w:spacing w:lineRule="auto" w:line="240" w:before="0" w:after="0"/>
        <w:ind w:hanging="709" w:start="709"/>
        <w:contextualSpacing/>
        <w:jc w:val="both"/>
        <w:rPr>
          <w:rFonts w:ascii="Calibri" w:hAnsi="Calibri" w:eastAsia="Times New Roman" w:cs="Calibri"/>
          <w:lang w:val="en-US"/>
        </w:rPr>
      </w:pPr>
      <w:r>
        <w:rPr>
          <w:rFonts w:eastAsia="Times New Roman" w:cs="Calibri" w:ascii="Calibri" w:hAnsi="Calibri"/>
          <w:color w:val="FFFFFF"/>
          <w:lang w:val="en-US"/>
        </w:rPr>
        <w:t xml:space="preserve">Base: </w:t>
      </w:r>
      <w:bookmarkStart w:id="128" w:name="_Hlk216431915"/>
      <w:r>
        <w:rPr>
          <w:rFonts w:eastAsia="Times New Roman" w:cs="Calibri" w:ascii="Calibri" w:hAnsi="Calibri"/>
          <w:color w:themeColor="background1" w:val="FFFFFF"/>
          <w:lang w:val="en-US"/>
        </w:rPr>
        <w:t>ONLY SHOW IF hhsize &gt; 1</w:t>
      </w:r>
      <w:bookmarkEnd w:id="128"/>
    </w:p>
    <w:p>
      <w:pPr>
        <w:pStyle w:val="Antwort"/>
        <w:ind w:start="0"/>
        <w:rPr>
          <w:b/>
          <w:bCs/>
          <w:lang w:val="en-GB"/>
        </w:rPr>
      </w:pPr>
      <w:r>
        <w:rPr>
          <w:b/>
          <w:bCs/>
          <w:lang w:val="en-GB"/>
        </w:rPr>
        <w:t xml:space="preserve">hincshare: Share of household income </w:t>
      </w:r>
      <w:r>
        <w:rPr>
          <w:b/>
          <w:bCs/>
          <w:color w:val="FF0000"/>
          <w:lang w:val="en-GB"/>
        </w:rPr>
        <w:t>[Single Answer]</w:t>
      </w:r>
    </w:p>
    <w:p>
      <w:pPr>
        <w:pStyle w:val="FItem"/>
        <w:rPr>
          <w:lang w:val="en-GB"/>
        </w:rPr>
      </w:pPr>
      <w:r>
        <w:rPr>
          <w:lang w:val="en-GB"/>
        </w:rPr>
        <w:t xml:space="preserve">How much do you personally contribute to your household income with your income from work, savings or other sources? </w:t>
      </w:r>
    </w:p>
    <w:p>
      <w:pPr>
        <w:pStyle w:val="Hinweis"/>
        <w:rPr>
          <w:lang w:val="en-GB"/>
        </w:rPr>
      </w:pPr>
      <w:r>
        <w:rPr>
          <w:color w:themeColor="text1" w:val="000000"/>
          <w:lang w:val="en-GB"/>
        </w:rPr>
        <w:t>If you don't know the exact share, please give an estimate.</w:t>
      </w:r>
    </w:p>
    <w:p>
      <w:pPr>
        <w:pStyle w:val="Antwort"/>
        <w:rPr>
          <w:lang w:val="en-GB"/>
        </w:rPr>
      </w:pPr>
      <w:r>
        <w:rPr>
          <w:lang w:val="en-GB"/>
        </w:rPr>
        <w:t>1 (Almost) nothing</w:t>
      </w:r>
    </w:p>
    <w:p>
      <w:pPr>
        <w:pStyle w:val="Antwort"/>
        <w:rPr>
          <w:lang w:val="en-GB"/>
        </w:rPr>
      </w:pPr>
      <w:r>
        <w:rPr>
          <w:lang w:val="en-GB"/>
        </w:rPr>
        <w:t>2 Some up to about one quarter (25 %)</w:t>
      </w:r>
    </w:p>
    <w:p>
      <w:pPr>
        <w:pStyle w:val="Antwort"/>
        <w:rPr>
          <w:lang w:val="en-GB"/>
        </w:rPr>
      </w:pPr>
      <w:r>
        <w:rPr>
          <w:lang w:val="en-GB"/>
        </w:rPr>
        <w:t>3 More than 25 %, but less than half (50 %)</w:t>
      </w:r>
    </w:p>
    <w:p>
      <w:pPr>
        <w:pStyle w:val="Antwort"/>
        <w:rPr>
          <w:lang w:val="en-GB"/>
        </w:rPr>
      </w:pPr>
      <w:r>
        <w:rPr>
          <w:lang w:val="en-GB"/>
        </w:rPr>
        <w:t>4 Around half (50 %)</w:t>
      </w:r>
    </w:p>
    <w:p>
      <w:pPr>
        <w:pStyle w:val="Antwort"/>
        <w:rPr>
          <w:lang w:val="en-GB"/>
        </w:rPr>
      </w:pPr>
      <w:r>
        <w:rPr>
          <w:lang w:val="en-GB"/>
        </w:rPr>
        <w:t>5 More than 50 %, up to three quarters (75 %)</w:t>
      </w:r>
    </w:p>
    <w:p>
      <w:pPr>
        <w:pStyle w:val="Antwort"/>
        <w:rPr>
          <w:lang w:val="en-GB"/>
        </w:rPr>
      </w:pPr>
      <w:r>
        <w:rPr>
          <w:lang w:val="en-GB"/>
        </w:rPr>
        <w:t>6 More than 75 %, but not all</w:t>
      </w:r>
    </w:p>
    <w:p>
      <w:pPr>
        <w:pStyle w:val="Antwort"/>
        <w:rPr>
          <w:lang w:val="en-GB"/>
        </w:rPr>
      </w:pPr>
      <w:r>
        <w:rPr>
          <w:lang w:val="en-GB"/>
        </w:rPr>
        <w:t xml:space="preserve">7 (Almost) all </w:t>
      </w:r>
    </w:p>
    <w:p>
      <w:pPr>
        <w:pStyle w:val="Antwort"/>
        <w:rPr>
          <w:lang w:val="en-GB"/>
        </w:rPr>
      </w:pPr>
      <w:r>
        <w:rPr>
          <w:lang w:val="en-GB"/>
        </w:rPr>
      </w:r>
    </w:p>
    <w:p>
      <w:pPr>
        <w:pStyle w:val="Antwort"/>
        <w:rPr>
          <w:color w:themeColor="text1" w:val="000000"/>
          <w:lang w:val="en-GB"/>
        </w:rPr>
      </w:pPr>
      <w:r>
        <w:rPr>
          <w:color w:themeColor="text1" w:val="000000"/>
          <w:lang w:val="en-GB"/>
        </w:rPr>
        <w:t>88 Prefer not to say</w:t>
      </w:r>
    </w:p>
    <w:p>
      <w:pPr>
        <w:pStyle w:val="Antwort"/>
        <w:rPr>
          <w:lang w:val="en-GB"/>
        </w:rPr>
      </w:pPr>
      <w:r>
        <w:rPr>
          <w:color w:themeColor="text1" w:val="000000"/>
          <w:lang w:val="en-GB"/>
        </w:rPr>
        <w:t>99 Do not know</w:t>
      </w:r>
    </w:p>
    <w:p>
      <w:pPr>
        <w:pStyle w:val="FlowProgramming"/>
        <w:rPr/>
      </w:pPr>
      <w:r>
        <w:rPr/>
      </w:r>
    </w:p>
    <w:p>
      <w:pPr>
        <w:pStyle w:val="Normal"/>
        <w:shd w:val="clear" w:color="auto" w:fill="548DD4"/>
        <w:spacing w:lineRule="auto" w:line="240" w:before="0" w:after="0"/>
        <w:ind w:hanging="709" w:start="709"/>
        <w:contextualSpacing/>
        <w:jc w:val="both"/>
        <w:rPr>
          <w:rFonts w:ascii="Calibri" w:hAnsi="Calibri" w:eastAsia="Times New Roman" w:cs="Calibri"/>
          <w:color w:val="FFFFFF"/>
          <w:lang w:val="en-US"/>
        </w:rPr>
      </w:pPr>
      <w:r>
        <w:rPr>
          <w:rFonts w:eastAsia="Times New Roman" w:cs="Calibri" w:ascii="Calibri" w:hAnsi="Calibri"/>
          <w:color w:val="FFFFFF"/>
          <w:lang w:val="en-US"/>
        </w:rPr>
        <w:t>Base: All respondents</w:t>
      </w:r>
    </w:p>
    <w:p>
      <w:pPr>
        <w:pStyle w:val="Heading2"/>
        <w:rPr>
          <w:lang w:val="en-GB"/>
        </w:rPr>
      </w:pPr>
      <w:r>
        <w:rPr>
          <w:lang w:val="en-GB"/>
        </w:rPr>
        <w:t xml:space="preserve">fresil: Financial resilience </w:t>
      </w:r>
      <w:r>
        <w:rPr>
          <w:color w:val="FF0000"/>
          <w:lang w:val="en-GB"/>
        </w:rPr>
        <w:t>[Single Answer]</w:t>
      </w:r>
    </w:p>
    <w:p>
      <w:pPr>
        <w:pStyle w:val="FItem"/>
        <w:rPr>
          <w:color w:themeColor="text1" w:val="000000"/>
          <w:lang w:val="en-GB"/>
        </w:rPr>
      </w:pPr>
      <w:r>
        <w:rPr>
          <w:color w:themeColor="text1" w:val="000000"/>
          <w:lang w:val="en-GB"/>
        </w:rPr>
        <w:t xml:space="preserve">Private households vary in how much financial buffer they have in case they lose their income. </w:t>
      </w:r>
    </w:p>
    <w:p>
      <w:pPr>
        <w:pStyle w:val="FItem"/>
        <w:rPr>
          <w:color w:themeColor="text1" w:val="000000"/>
          <w:lang w:val="en-GB"/>
        </w:rPr>
      </w:pPr>
      <w:r>
        <w:rPr>
          <w:color w:themeColor="text1" w:val="000000"/>
          <w:lang w:val="en-GB"/>
        </w:rPr>
        <w:t>Please think about your own situation.</w:t>
      </w:r>
    </w:p>
    <w:p>
      <w:pPr>
        <w:pStyle w:val="FItem"/>
        <w:rPr>
          <w:lang w:val="en-GB"/>
        </w:rPr>
      </w:pPr>
      <w:r>
        <w:rPr>
          <w:color w:themeColor="text1" w:val="000000"/>
          <w:lang w:val="en-GB"/>
        </w:rPr>
        <w:t>If your household lost most of its income today, how long could your household continue to cover living expenses, without borrowing money or moving houses?</w:t>
      </w:r>
    </w:p>
    <w:p>
      <w:pPr>
        <w:pStyle w:val="Antwort"/>
        <w:rPr>
          <w:color w:themeColor="text1" w:val="000000"/>
          <w:lang w:val="en-GB"/>
        </w:rPr>
      </w:pPr>
      <w:r>
        <w:rPr>
          <w:color w:themeColor="text1" w:val="000000"/>
          <w:lang w:val="en-GB"/>
        </w:rPr>
        <w:t xml:space="preserve">1 Less than 1 month </w:t>
      </w:r>
    </w:p>
    <w:p>
      <w:pPr>
        <w:pStyle w:val="Antwort"/>
        <w:rPr>
          <w:lang w:val="en-GB"/>
        </w:rPr>
      </w:pPr>
      <w:r>
        <w:rPr>
          <w:color w:themeColor="text1" w:val="000000"/>
          <w:lang w:val="en-GB"/>
        </w:rPr>
        <w:t xml:space="preserve">2 1 to 3 months </w:t>
      </w:r>
    </w:p>
    <w:p>
      <w:pPr>
        <w:pStyle w:val="Antwort"/>
        <w:rPr>
          <w:lang w:val="en-GB"/>
        </w:rPr>
      </w:pPr>
      <w:r>
        <w:rPr>
          <w:color w:themeColor="text1" w:val="000000"/>
          <w:lang w:val="en-GB"/>
        </w:rPr>
        <w:t xml:space="preserve">3 3 to 6 months </w:t>
      </w:r>
    </w:p>
    <w:p>
      <w:pPr>
        <w:pStyle w:val="Antwort"/>
        <w:rPr>
          <w:lang w:val="en-GB"/>
        </w:rPr>
      </w:pPr>
      <w:r>
        <w:rPr>
          <w:color w:themeColor="text1" w:val="000000"/>
          <w:lang w:val="en-GB"/>
        </w:rPr>
        <w:t xml:space="preserve">4 6 to 12 months </w:t>
      </w:r>
    </w:p>
    <w:p>
      <w:pPr>
        <w:pStyle w:val="Antwort"/>
        <w:rPr>
          <w:color w:themeColor="text1" w:val="000000"/>
          <w:lang w:val="en-GB"/>
        </w:rPr>
      </w:pPr>
      <w:r>
        <w:rPr>
          <w:color w:themeColor="text1" w:val="000000"/>
          <w:lang w:val="en-GB"/>
        </w:rPr>
        <w:t>5 More than 12 months</w:t>
      </w:r>
    </w:p>
    <w:p>
      <w:pPr>
        <w:pStyle w:val="Antwort"/>
        <w:rPr>
          <w:color w:themeColor="text1" w:val="000000"/>
          <w:lang w:val="en-GB"/>
        </w:rPr>
      </w:pPr>
      <w:r>
        <w:rPr>
          <w:color w:themeColor="text1" w:val="000000"/>
          <w:lang w:val="en-GB"/>
        </w:rPr>
      </w:r>
    </w:p>
    <w:p>
      <w:pPr>
        <w:pStyle w:val="Antwort"/>
        <w:rPr>
          <w:color w:themeColor="text1" w:val="000000"/>
          <w:lang w:val="en-GB"/>
        </w:rPr>
      </w:pPr>
      <w:r>
        <w:rPr>
          <w:color w:themeColor="text1" w:val="000000"/>
          <w:lang w:val="en-GB"/>
        </w:rPr>
        <w:t>88 Prefer not to say</w:t>
      </w:r>
    </w:p>
    <w:p>
      <w:pPr>
        <w:pStyle w:val="Antwort"/>
        <w:rPr>
          <w:color w:themeColor="text1" w:val="000000"/>
          <w:lang w:val="en-GB"/>
        </w:rPr>
      </w:pPr>
      <w:r>
        <w:rPr>
          <w:color w:themeColor="text1" w:val="000000"/>
          <w:lang w:val="en-GB"/>
        </w:rPr>
        <w:t>99 Do not know</w:t>
      </w:r>
    </w:p>
    <w:p>
      <w:pPr>
        <w:pStyle w:val="Antwort"/>
        <w:rPr>
          <w:color w:themeColor="text1" w:val="000000"/>
          <w:lang w:val="en-GB"/>
        </w:rPr>
      </w:pPr>
      <w:r>
        <w:rPr>
          <w:color w:themeColor="text1" w:val="000000"/>
          <w:lang w:val="en-GB"/>
        </w:rPr>
      </w:r>
    </w:p>
    <w:p>
      <w:pPr>
        <w:pStyle w:val="Normal"/>
        <w:shd w:val="clear" w:color="auto" w:fill="548DD4"/>
        <w:spacing w:lineRule="auto" w:line="240" w:before="0" w:after="0"/>
        <w:ind w:hanging="709" w:start="709"/>
        <w:contextualSpacing/>
        <w:jc w:val="both"/>
        <w:rPr>
          <w:rFonts w:ascii="Calibri" w:hAnsi="Calibri" w:eastAsia="Times New Roman" w:cs="Calibri"/>
          <w:color w:val="FFFFFF"/>
          <w:lang w:val="en-US"/>
        </w:rPr>
      </w:pPr>
      <w:bookmarkStart w:id="129" w:name="_Toc2117256315"/>
      <w:bookmarkStart w:id="130" w:name="_Toc893642579"/>
      <w:r>
        <w:rPr>
          <w:rFonts w:eastAsia="Times New Roman" w:cs="Calibri" w:ascii="Calibri" w:hAnsi="Calibri"/>
          <w:color w:val="FFFFFF"/>
          <w:lang w:val="en-US"/>
        </w:rPr>
        <w:t>Base: All respondents</w:t>
      </w:r>
    </w:p>
    <w:p>
      <w:pPr>
        <w:pStyle w:val="Heading2"/>
        <w:rPr>
          <w:lang w:val="en-GB"/>
        </w:rPr>
      </w:pPr>
      <w:bookmarkStart w:id="131" w:name="_Toc2117256315"/>
      <w:bookmarkStart w:id="132" w:name="_Toc893642579"/>
      <w:r>
        <w:rPr>
          <w:lang w:val="en-GB"/>
        </w:rPr>
        <w:t>citiz: Citizenship</w:t>
      </w:r>
      <w:bookmarkEnd w:id="131"/>
      <w:bookmarkEnd w:id="132"/>
      <w:r>
        <w:rPr>
          <w:lang w:val="en-GB"/>
        </w:rPr>
        <w:t xml:space="preserve"> </w:t>
      </w:r>
      <w:r>
        <w:rPr>
          <w:color w:val="FF0000"/>
          <w:lang w:val="en-GB"/>
        </w:rPr>
        <w:t>[Single Answer]</w:t>
      </w:r>
    </w:p>
    <w:p>
      <w:pPr>
        <w:pStyle w:val="FItem"/>
        <w:rPr>
          <w:color w:themeColor="text1" w:val="000000"/>
          <w:lang w:val="en-GB"/>
        </w:rPr>
      </w:pPr>
      <w:r>
        <w:rPr>
          <w:color w:themeColor="text1" w:val="000000"/>
          <w:lang w:val="en-GB"/>
        </w:rPr>
        <w:t>Are you a citizen of [country]?</w:t>
      </w:r>
    </w:p>
    <w:p>
      <w:pPr>
        <w:pStyle w:val="Antwort"/>
        <w:rPr>
          <w:color w:themeColor="text1" w:val="000000"/>
          <w:lang w:val="en-GB"/>
        </w:rPr>
      </w:pPr>
      <w:r>
        <w:rPr>
          <w:color w:themeColor="text1" w:val="000000"/>
          <w:lang w:val="en-GB"/>
        </w:rPr>
        <w:t>1 Yes</w:t>
      </w:r>
    </w:p>
    <w:p>
      <w:pPr>
        <w:pStyle w:val="Antwort"/>
        <w:rPr>
          <w:color w:themeColor="text1" w:val="000000"/>
          <w:lang w:val="en-GB"/>
        </w:rPr>
      </w:pPr>
      <w:r>
        <w:rPr>
          <w:color w:themeColor="text1" w:val="000000"/>
          <w:lang w:val="en-GB"/>
        </w:rPr>
        <w:t>2 No</w:t>
      </w:r>
    </w:p>
    <w:p>
      <w:pPr>
        <w:pStyle w:val="Antwort"/>
        <w:rPr>
          <w:color w:themeColor="text1" w:val="000000"/>
          <w:lang w:val="en-GB"/>
        </w:rPr>
      </w:pPr>
      <w:r>
        <w:rPr>
          <w:color w:themeColor="text1" w:val="000000"/>
          <w:lang w:val="en-GB"/>
        </w:rPr>
      </w:r>
    </w:p>
    <w:p>
      <w:pPr>
        <w:pStyle w:val="Antwort"/>
        <w:rPr>
          <w:color w:themeColor="text1" w:val="000000"/>
          <w:lang w:val="en-GB"/>
        </w:rPr>
      </w:pPr>
      <w:r>
        <w:rPr>
          <w:color w:themeColor="text1" w:val="000000"/>
          <w:lang w:val="en-GB"/>
        </w:rPr>
        <w:t>88 Prefer not to say</w:t>
      </w:r>
    </w:p>
    <w:p>
      <w:pPr>
        <w:pStyle w:val="Normal"/>
        <w:rPr>
          <w:color w:themeColor="text1" w:val="000000"/>
          <w:lang w:val="en-GB"/>
        </w:rPr>
      </w:pPr>
      <w:r>
        <w:rPr>
          <w:color w:themeColor="text1" w:val="000000"/>
          <w:lang w:val="en-GB"/>
        </w:rPr>
      </w:r>
    </w:p>
    <w:p>
      <w:pPr>
        <w:pStyle w:val="Normal"/>
        <w:shd w:val="clear" w:color="auto" w:fill="548DD4"/>
        <w:spacing w:lineRule="auto" w:line="240" w:before="0" w:after="0"/>
        <w:ind w:hanging="709" w:start="709"/>
        <w:contextualSpacing/>
        <w:jc w:val="both"/>
        <w:rPr>
          <w:rFonts w:ascii="Calibri" w:hAnsi="Calibri" w:eastAsia="Times New Roman" w:cs="Calibri"/>
          <w:color w:val="FFFFFF"/>
          <w:lang w:val="en-US"/>
        </w:rPr>
      </w:pPr>
      <w:bookmarkStart w:id="133" w:name="_Toc1641831682"/>
      <w:bookmarkStart w:id="134" w:name="_Toc576036377"/>
      <w:r>
        <w:rPr>
          <w:rFonts w:eastAsia="Times New Roman" w:cs="Calibri" w:ascii="Calibri" w:hAnsi="Calibri"/>
          <w:color w:val="FFFFFF"/>
          <w:lang w:val="en-US"/>
        </w:rPr>
        <w:t>Base: All respondents</w:t>
      </w:r>
    </w:p>
    <w:p>
      <w:pPr>
        <w:pStyle w:val="Heading2"/>
        <w:rPr>
          <w:lang w:val="en-GB"/>
        </w:rPr>
      </w:pPr>
      <w:bookmarkStart w:id="135" w:name="_Toc1641831682"/>
      <w:bookmarkStart w:id="136" w:name="_Toc576036377"/>
      <w:r>
        <w:rPr>
          <w:lang w:val="en-GB"/>
        </w:rPr>
        <w:t>borncntry: Born in country</w:t>
      </w:r>
      <w:bookmarkEnd w:id="135"/>
      <w:bookmarkEnd w:id="136"/>
      <w:r>
        <w:rPr>
          <w:lang w:val="en-GB"/>
        </w:rPr>
        <w:t xml:space="preserve"> </w:t>
      </w:r>
      <w:r>
        <w:rPr>
          <w:color w:val="FF0000"/>
          <w:lang w:val="en-GB"/>
        </w:rPr>
        <w:t>[Single Answer]</w:t>
      </w:r>
    </w:p>
    <w:p>
      <w:pPr>
        <w:pStyle w:val="FItem"/>
        <w:rPr>
          <w:color w:themeColor="text1" w:val="000000"/>
          <w:lang w:val="en-GB"/>
        </w:rPr>
      </w:pPr>
      <w:r>
        <w:rPr>
          <w:color w:themeColor="text1" w:val="000000"/>
          <w:lang w:val="en-GB"/>
        </w:rPr>
        <w:t>Were you born in [country]?</w:t>
      </w:r>
    </w:p>
    <w:p>
      <w:pPr>
        <w:pStyle w:val="Antwort"/>
        <w:rPr>
          <w:color w:themeColor="text1" w:val="000000"/>
          <w:lang w:val="en-GB"/>
        </w:rPr>
      </w:pPr>
      <w:r>
        <w:rPr>
          <w:color w:themeColor="text1" w:val="000000"/>
          <w:lang w:val="en-GB"/>
        </w:rPr>
        <w:t>1 Yes</w:t>
      </w:r>
    </w:p>
    <w:p>
      <w:pPr>
        <w:pStyle w:val="Antwort"/>
        <w:rPr>
          <w:color w:themeColor="text1" w:val="000000"/>
          <w:lang w:val="en-GB"/>
        </w:rPr>
      </w:pPr>
      <w:r>
        <w:rPr>
          <w:color w:themeColor="text1" w:val="000000"/>
          <w:lang w:val="en-GB"/>
        </w:rPr>
        <w:t>2 No</w:t>
      </w:r>
    </w:p>
    <w:p>
      <w:pPr>
        <w:pStyle w:val="Antwort"/>
        <w:rPr>
          <w:color w:themeColor="text1" w:val="000000"/>
          <w:lang w:val="en-GB"/>
        </w:rPr>
      </w:pPr>
      <w:r>
        <w:rPr>
          <w:color w:themeColor="text1" w:val="000000"/>
          <w:lang w:val="en-GB"/>
        </w:rPr>
      </w:r>
    </w:p>
    <w:p>
      <w:pPr>
        <w:pStyle w:val="Antwort"/>
        <w:rPr>
          <w:color w:themeColor="text1" w:val="000000"/>
          <w:lang w:val="en-GB"/>
        </w:rPr>
      </w:pPr>
      <w:r>
        <w:rPr>
          <w:color w:themeColor="text1" w:val="000000"/>
          <w:lang w:val="en-GB"/>
        </w:rPr>
        <w:t xml:space="preserve"> </w:t>
      </w:r>
      <w:r>
        <w:rPr>
          <w:color w:themeColor="text1" w:val="000000"/>
          <w:lang w:val="en-GB"/>
        </w:rPr>
        <w:t>88 Prefer not to say</w:t>
      </w:r>
    </w:p>
    <w:p>
      <w:pPr>
        <w:pStyle w:val="Antwort"/>
        <w:rPr>
          <w:color w:themeColor="text1" w:val="000000"/>
          <w:lang w:val="en-GB"/>
        </w:rPr>
      </w:pPr>
      <w:r>
        <w:rPr>
          <w:color w:themeColor="text1" w:val="000000"/>
          <w:lang w:val="en-GB"/>
        </w:rPr>
        <w:t>99 Do not know</w:t>
      </w:r>
    </w:p>
    <w:p>
      <w:pPr>
        <w:pStyle w:val="Normal"/>
        <w:rPr>
          <w:color w:themeColor="text1" w:val="000000"/>
          <w:lang w:val="en-GB"/>
        </w:rPr>
      </w:pPr>
      <w:r>
        <w:rPr>
          <w:color w:themeColor="text1" w:val="000000"/>
          <w:lang w:val="en-GB"/>
        </w:rPr>
      </w:r>
    </w:p>
    <w:p>
      <w:pPr>
        <w:pStyle w:val="Normal"/>
        <w:shd w:val="clear" w:color="auto" w:fill="548DD4"/>
        <w:spacing w:lineRule="auto" w:line="240" w:before="0" w:after="0"/>
        <w:ind w:hanging="709" w:start="709"/>
        <w:contextualSpacing/>
        <w:jc w:val="both"/>
        <w:rPr>
          <w:rFonts w:ascii="Calibri" w:hAnsi="Calibri" w:eastAsia="Times New Roman" w:cs="Calibri"/>
          <w:color w:val="FFFFFF"/>
          <w:lang w:val="en-US"/>
        </w:rPr>
      </w:pPr>
      <w:bookmarkStart w:id="137" w:name="_Toc1031471239"/>
      <w:bookmarkStart w:id="138" w:name="_Toc2050639955"/>
      <w:r>
        <w:rPr>
          <w:rFonts w:eastAsia="Times New Roman" w:cs="Calibri" w:ascii="Calibri" w:hAnsi="Calibri"/>
          <w:color w:val="FFFFFF"/>
          <w:lang w:val="en-US"/>
        </w:rPr>
        <w:t>Base: ONLY SHOW IF borncntry == 2</w:t>
      </w:r>
    </w:p>
    <w:p>
      <w:pPr>
        <w:pStyle w:val="Heading2"/>
        <w:rPr>
          <w:lang w:val="en-GB"/>
        </w:rPr>
      </w:pPr>
      <w:bookmarkStart w:id="139" w:name="_Toc1031471239"/>
      <w:bookmarkStart w:id="140" w:name="_Toc2050639955"/>
      <w:r>
        <w:rPr>
          <w:lang w:val="en-GB"/>
        </w:rPr>
        <w:t>yrinccntry: Year first living in country</w:t>
      </w:r>
      <w:bookmarkEnd w:id="139"/>
      <w:bookmarkEnd w:id="140"/>
      <w:r>
        <w:rPr>
          <w:lang w:val="en-GB"/>
        </w:rPr>
        <w:t xml:space="preserve"> </w:t>
      </w:r>
      <w:r>
        <w:rPr>
          <w:color w:val="FF0000"/>
          <w:lang w:val="en-GB"/>
        </w:rPr>
        <w:t>[Single Answer]</w:t>
      </w:r>
    </w:p>
    <w:p>
      <w:pPr>
        <w:pStyle w:val="FItem"/>
        <w:rPr>
          <w:color w:themeColor="text1" w:val="000000"/>
          <w:lang w:val="en-GB"/>
        </w:rPr>
      </w:pPr>
      <w:r>
        <w:rPr>
          <w:color w:themeColor="text1" w:val="000000"/>
          <w:lang w:val="en-GB"/>
        </w:rPr>
        <w:t>What year did you first come to live in [country]? If you do not remember exactly, please estimate.</w:t>
      </w:r>
    </w:p>
    <w:p>
      <w:pPr>
        <w:pStyle w:val="Antwort"/>
        <w:rPr>
          <w:color w:val="FF0000"/>
          <w:lang w:val="en-GB"/>
        </w:rPr>
      </w:pPr>
      <w:r>
        <w:rPr>
          <w:color w:val="FF0000"/>
          <w:lang w:val="en-GB"/>
        </w:rPr>
        <w:t>[OPEN ALPHANUMERIC; FOUR DIGITS FROM 1900-2025]</w:t>
      </w:r>
    </w:p>
    <w:p>
      <w:pPr>
        <w:pStyle w:val="Antwort"/>
        <w:rPr>
          <w:color w:themeColor="text1" w:val="000000"/>
          <w:lang w:val="en-GB"/>
        </w:rPr>
      </w:pPr>
      <w:r>
        <w:rPr>
          <w:color w:themeColor="text1" w:val="000000"/>
          <w:lang w:val="en-GB"/>
        </w:rPr>
      </w:r>
    </w:p>
    <w:p>
      <w:pPr>
        <w:pStyle w:val="Antwort"/>
        <w:rPr>
          <w:color w:themeColor="text1" w:val="000000"/>
          <w:lang w:val="en-GB"/>
        </w:rPr>
      </w:pPr>
      <w:r>
        <w:rPr>
          <w:color w:themeColor="text1" w:val="000000"/>
          <w:lang w:val="en-GB"/>
        </w:rPr>
        <w:t xml:space="preserve"> </w:t>
      </w:r>
      <w:r>
        <w:rPr>
          <w:color w:themeColor="text1" w:val="000000"/>
          <w:lang w:val="en-GB"/>
        </w:rPr>
        <w:t>88 Prefer not to say</w:t>
      </w:r>
    </w:p>
    <w:p>
      <w:pPr>
        <w:pStyle w:val="Antwort"/>
        <w:rPr>
          <w:color w:themeColor="text1" w:val="000000"/>
          <w:lang w:val="en-GB"/>
        </w:rPr>
      </w:pPr>
      <w:r>
        <w:rPr>
          <w:color w:themeColor="text1" w:val="000000"/>
          <w:lang w:val="en-GB"/>
        </w:rPr>
        <w:t>99 Do not know</w:t>
      </w:r>
    </w:p>
    <w:p>
      <w:pPr>
        <w:pStyle w:val="Normal"/>
        <w:rPr>
          <w:color w:themeColor="text1" w:val="000000"/>
          <w:lang w:val="en-GB"/>
        </w:rPr>
      </w:pPr>
      <w:r>
        <w:rPr>
          <w:color w:themeColor="text1" w:val="000000"/>
          <w:lang w:val="en-GB"/>
        </w:rPr>
      </w:r>
    </w:p>
    <w:p>
      <w:pPr>
        <w:pStyle w:val="Normal"/>
        <w:shd w:val="clear" w:color="auto" w:fill="548DD4"/>
        <w:spacing w:lineRule="auto" w:line="240" w:before="0" w:after="0"/>
        <w:ind w:hanging="709" w:start="709"/>
        <w:contextualSpacing/>
        <w:jc w:val="both"/>
        <w:rPr>
          <w:rFonts w:ascii="Calibri" w:hAnsi="Calibri" w:eastAsia="Times New Roman" w:cs="Calibri"/>
          <w:color w:val="FFFFFF"/>
          <w:lang w:val="en-US"/>
        </w:rPr>
      </w:pPr>
      <w:bookmarkStart w:id="141" w:name="_Toc1903105946"/>
      <w:bookmarkStart w:id="142" w:name="_Toc2061681054"/>
      <w:r>
        <w:rPr>
          <w:rFonts w:eastAsia="Times New Roman" w:cs="Calibri" w:ascii="Calibri" w:hAnsi="Calibri"/>
          <w:color w:val="FFFFFF"/>
          <w:lang w:val="en-US"/>
        </w:rPr>
        <w:t>Base: All respondents</w:t>
      </w:r>
    </w:p>
    <w:p>
      <w:pPr>
        <w:pStyle w:val="Heading2"/>
        <w:rPr>
          <w:lang w:val="en-GB"/>
        </w:rPr>
      </w:pPr>
      <w:bookmarkStart w:id="143" w:name="_Toc1903105946"/>
      <w:bookmarkStart w:id="144" w:name="_Toc2061681054"/>
      <w:r>
        <w:rPr>
          <w:lang w:val="en-GB"/>
        </w:rPr>
        <w:t>bornfath: Father born in country</w:t>
      </w:r>
      <w:bookmarkEnd w:id="143"/>
      <w:bookmarkEnd w:id="144"/>
      <w:r>
        <w:rPr>
          <w:lang w:val="en-GB"/>
        </w:rPr>
        <w:t xml:space="preserve"> </w:t>
      </w:r>
      <w:r>
        <w:rPr>
          <w:color w:val="FF0000"/>
          <w:lang w:val="en-GB"/>
        </w:rPr>
        <w:t>[Single Answer]</w:t>
      </w:r>
    </w:p>
    <w:p>
      <w:pPr>
        <w:pStyle w:val="FItem"/>
        <w:rPr>
          <w:color w:themeColor="text1" w:val="000000"/>
          <w:lang w:val="en-GB"/>
        </w:rPr>
      </w:pPr>
      <w:r>
        <w:rPr>
          <w:color w:themeColor="text1" w:val="000000"/>
          <w:lang w:val="en-GB"/>
        </w:rPr>
        <w:t>Was your father born in [country]?</w:t>
      </w:r>
    </w:p>
    <w:p>
      <w:pPr>
        <w:pStyle w:val="Antwort"/>
        <w:rPr>
          <w:color w:themeColor="text1" w:val="000000"/>
          <w:lang w:val="en-GB"/>
        </w:rPr>
      </w:pPr>
      <w:r>
        <w:rPr>
          <w:color w:themeColor="text1" w:val="000000"/>
          <w:lang w:val="en-GB"/>
        </w:rPr>
        <w:t>1 Yes</w:t>
      </w:r>
    </w:p>
    <w:p>
      <w:pPr>
        <w:pStyle w:val="Antwort"/>
        <w:rPr>
          <w:color w:themeColor="text1" w:val="000000"/>
          <w:lang w:val="en-GB"/>
        </w:rPr>
      </w:pPr>
      <w:r>
        <w:rPr>
          <w:color w:themeColor="text1" w:val="000000"/>
          <w:lang w:val="en-GB"/>
        </w:rPr>
        <w:t>2 No</w:t>
      </w:r>
    </w:p>
    <w:p>
      <w:pPr>
        <w:pStyle w:val="Antwort"/>
        <w:rPr>
          <w:color w:themeColor="text1" w:val="000000"/>
          <w:lang w:val="en-GB"/>
        </w:rPr>
      </w:pPr>
      <w:r>
        <w:rPr>
          <w:color w:themeColor="text1" w:val="000000"/>
          <w:lang w:val="en-GB"/>
        </w:rPr>
      </w:r>
    </w:p>
    <w:p>
      <w:pPr>
        <w:pStyle w:val="Antwort"/>
        <w:rPr>
          <w:color w:themeColor="text1" w:val="000000"/>
          <w:lang w:val="en-GB"/>
        </w:rPr>
      </w:pPr>
      <w:r>
        <w:rPr>
          <w:color w:themeColor="text1" w:val="000000"/>
          <w:lang w:val="en-GB"/>
        </w:rPr>
        <w:t xml:space="preserve"> </w:t>
      </w:r>
      <w:r>
        <w:rPr>
          <w:color w:themeColor="text1" w:val="000000"/>
          <w:lang w:val="en-GB"/>
        </w:rPr>
        <w:t>88 Prefer not to say</w:t>
      </w:r>
    </w:p>
    <w:p>
      <w:pPr>
        <w:pStyle w:val="Antwort"/>
        <w:rPr>
          <w:color w:themeColor="text1" w:val="000000"/>
          <w:lang w:val="en-GB"/>
        </w:rPr>
      </w:pPr>
      <w:r>
        <w:rPr>
          <w:color w:themeColor="text1" w:val="000000"/>
          <w:lang w:val="en-GB"/>
        </w:rPr>
        <w:t>99 Do not know</w:t>
      </w:r>
    </w:p>
    <w:p>
      <w:pPr>
        <w:pStyle w:val="Normal"/>
        <w:rPr>
          <w:color w:themeColor="text1" w:val="000000"/>
          <w:lang w:val="en-GB"/>
        </w:rPr>
      </w:pPr>
      <w:r>
        <w:rPr>
          <w:color w:themeColor="text1" w:val="000000"/>
          <w:lang w:val="en-GB"/>
        </w:rPr>
      </w:r>
    </w:p>
    <w:p>
      <w:pPr>
        <w:pStyle w:val="Normal"/>
        <w:shd w:val="clear" w:color="auto" w:fill="548DD4"/>
        <w:spacing w:lineRule="auto" w:line="240" w:before="0" w:after="0"/>
        <w:ind w:hanging="709" w:start="709"/>
        <w:contextualSpacing/>
        <w:jc w:val="both"/>
        <w:rPr>
          <w:rFonts w:ascii="Calibri" w:hAnsi="Calibri" w:eastAsia="Times New Roman" w:cs="Calibri"/>
          <w:color w:val="FFFFFF"/>
          <w:lang w:val="en-US"/>
        </w:rPr>
      </w:pPr>
      <w:bookmarkStart w:id="145" w:name="_Toc157652571"/>
      <w:bookmarkStart w:id="146" w:name="_Toc964805802"/>
      <w:r>
        <w:rPr>
          <w:rFonts w:eastAsia="Times New Roman" w:cs="Calibri" w:ascii="Calibri" w:hAnsi="Calibri"/>
          <w:color w:val="FFFFFF"/>
          <w:lang w:val="en-US"/>
        </w:rPr>
        <w:t>Base: All respondents</w:t>
      </w:r>
    </w:p>
    <w:p>
      <w:pPr>
        <w:pStyle w:val="Heading2"/>
        <w:rPr>
          <w:lang w:val="en-GB"/>
        </w:rPr>
      </w:pPr>
      <w:bookmarkStart w:id="147" w:name="_Toc157652571"/>
      <w:bookmarkStart w:id="148" w:name="_Toc964805802"/>
      <w:r>
        <w:rPr>
          <w:lang w:val="en-GB"/>
        </w:rPr>
        <w:t>bornmoth: Mother born in country</w:t>
      </w:r>
      <w:bookmarkEnd w:id="147"/>
      <w:bookmarkEnd w:id="148"/>
      <w:r>
        <w:rPr>
          <w:lang w:val="en-GB"/>
        </w:rPr>
        <w:t xml:space="preserve"> </w:t>
      </w:r>
      <w:r>
        <w:rPr>
          <w:color w:val="FF0000"/>
          <w:lang w:val="en-GB"/>
        </w:rPr>
        <w:t>[Single Answer]</w:t>
      </w:r>
    </w:p>
    <w:p>
      <w:pPr>
        <w:pStyle w:val="FItem"/>
        <w:rPr>
          <w:color w:themeColor="text1" w:val="000000"/>
          <w:lang w:val="en-GB"/>
        </w:rPr>
      </w:pPr>
      <w:r>
        <w:rPr>
          <w:color w:themeColor="text1" w:val="000000"/>
          <w:lang w:val="en-GB"/>
        </w:rPr>
        <w:t>Was your mother born in [country]?</w:t>
      </w:r>
    </w:p>
    <w:p>
      <w:pPr>
        <w:pStyle w:val="Antwort"/>
        <w:rPr>
          <w:color w:themeColor="text1" w:val="000000"/>
          <w:lang w:val="en-GB"/>
        </w:rPr>
      </w:pPr>
      <w:r>
        <w:rPr>
          <w:color w:themeColor="text1" w:val="000000"/>
          <w:lang w:val="en-GB"/>
        </w:rPr>
        <w:t>1 Yes</w:t>
      </w:r>
    </w:p>
    <w:p>
      <w:pPr>
        <w:pStyle w:val="Antwort"/>
        <w:rPr>
          <w:color w:themeColor="text1" w:val="000000"/>
          <w:lang w:val="en-GB"/>
        </w:rPr>
      </w:pPr>
      <w:r>
        <w:rPr>
          <w:color w:themeColor="text1" w:val="000000"/>
          <w:lang w:val="en-GB"/>
        </w:rPr>
        <w:t>2 No</w:t>
      </w:r>
    </w:p>
    <w:p>
      <w:pPr>
        <w:pStyle w:val="Antwort"/>
        <w:rPr>
          <w:color w:themeColor="text1" w:val="000000"/>
          <w:lang w:val="en-GB"/>
        </w:rPr>
      </w:pPr>
      <w:r>
        <w:rPr>
          <w:color w:themeColor="text1" w:val="000000"/>
          <w:lang w:val="en-GB"/>
        </w:rPr>
      </w:r>
    </w:p>
    <w:p>
      <w:pPr>
        <w:pStyle w:val="Antwort"/>
        <w:rPr>
          <w:color w:themeColor="text1" w:val="000000"/>
          <w:lang w:val="en-GB"/>
        </w:rPr>
      </w:pPr>
      <w:r>
        <w:rPr>
          <w:color w:themeColor="text1" w:val="000000"/>
          <w:lang w:val="en-GB"/>
        </w:rPr>
        <w:t xml:space="preserve"> </w:t>
      </w:r>
      <w:r>
        <w:rPr>
          <w:color w:themeColor="text1" w:val="000000"/>
          <w:lang w:val="en-GB"/>
        </w:rPr>
        <w:t>88 Prefer not to say</w:t>
      </w:r>
    </w:p>
    <w:p>
      <w:pPr>
        <w:pStyle w:val="Antwort"/>
        <w:rPr>
          <w:color w:themeColor="text1" w:val="000000"/>
          <w:lang w:val="en-GB"/>
        </w:rPr>
      </w:pPr>
      <w:r>
        <w:rPr>
          <w:color w:themeColor="text1" w:val="000000"/>
          <w:lang w:val="en-GB"/>
        </w:rPr>
        <w:t>99 Do not know</w:t>
      </w:r>
    </w:p>
    <w:p>
      <w:pPr>
        <w:pStyle w:val="Normal"/>
        <w:rPr>
          <w:color w:themeColor="text1" w:val="000000"/>
          <w:lang w:val="en-GB"/>
        </w:rPr>
      </w:pPr>
      <w:r>
        <w:rPr>
          <w:color w:themeColor="text1" w:val="000000"/>
          <w:lang w:val="en-GB"/>
        </w:rPr>
      </w:r>
    </w:p>
    <w:p>
      <w:pPr>
        <w:pStyle w:val="Normal"/>
        <w:rPr>
          <w:lang w:val="en-GB"/>
        </w:rPr>
      </w:pPr>
      <w:r>
        <w:rPr>
          <w:lang w:val="en-GB"/>
        </w:rPr>
      </w:r>
      <w:r>
        <w:br w:type="page"/>
      </w:r>
    </w:p>
    <w:p>
      <w:pPr>
        <w:pStyle w:val="Heading1"/>
        <w:numPr>
          <w:ilvl w:val="0"/>
          <w:numId w:val="4"/>
        </w:numPr>
        <w:spacing w:before="0" w:after="0"/>
        <w:contextualSpacing/>
        <w:rPr>
          <w:lang w:val="en-GB"/>
        </w:rPr>
      </w:pPr>
      <w:r>
        <w:rPr>
          <w:lang w:val="en-GB"/>
        </w:rPr>
        <w:t>Thank you and good-bye</w:t>
      </w:r>
    </w:p>
    <w:p>
      <w:pPr>
        <w:pStyle w:val="Hinweis"/>
        <w:rPr>
          <w:lang w:val="en-GB"/>
        </w:rPr>
      </w:pPr>
      <w:r>
        <w:rPr>
          <w:lang w:val="en-GB"/>
        </w:rPr>
      </w:r>
    </w:p>
    <w:p>
      <w:pPr>
        <w:pStyle w:val="Normal"/>
        <w:shd w:val="clear" w:color="auto" w:fill="548DD4"/>
        <w:spacing w:lineRule="auto" w:line="240" w:before="0" w:after="0"/>
        <w:ind w:hanging="709" w:start="709"/>
        <w:contextualSpacing/>
        <w:jc w:val="both"/>
        <w:rPr>
          <w:rFonts w:ascii="Calibri" w:hAnsi="Calibri" w:eastAsia="Times New Roman" w:cs="Calibri"/>
          <w:color w:val="FFFFFF"/>
          <w:lang w:val="en-US"/>
        </w:rPr>
      </w:pPr>
      <w:r>
        <w:rPr>
          <w:rFonts w:eastAsia="Times New Roman" w:cs="Calibri" w:ascii="Calibri" w:hAnsi="Calibri"/>
          <w:color w:val="FFFFFF"/>
          <w:lang w:val="en-US"/>
        </w:rPr>
        <w:t>Base: All respondents</w:t>
      </w:r>
    </w:p>
    <w:p>
      <w:pPr>
        <w:pStyle w:val="Heading2"/>
        <w:rPr>
          <w:lang w:val="en-GB"/>
        </w:rPr>
      </w:pPr>
      <w:r>
        <w:rPr>
          <w:lang w:val="en-GB"/>
        </w:rPr>
        <w:t>ID035: Final Comment [Open End]</w:t>
      </w:r>
    </w:p>
    <w:p>
      <w:pPr>
        <w:pStyle w:val="Hinweis"/>
        <w:rPr>
          <w:lang w:val="en-GB"/>
        </w:rPr>
      </w:pPr>
      <w:r>
        <w:rPr>
          <w:lang w:val="en-GB"/>
        </w:rPr>
        <w:t>Thank you for completing this survey – your answers are very valuable.</w:t>
      </w:r>
    </w:p>
    <w:p>
      <w:pPr>
        <w:pStyle w:val="FItem"/>
        <w:rPr>
          <w:lang w:val="en-GB"/>
        </w:rPr>
      </w:pPr>
      <w:r>
        <w:rPr>
          <w:lang w:val="en-GB"/>
        </w:rPr>
        <w:t>Is there anything about the survey or some of its questions that you would like to tell us?</w:t>
      </w:r>
    </w:p>
    <w:p>
      <w:pPr>
        <w:pStyle w:val="Antwort"/>
        <w:rPr>
          <w:lang w:val="en-GB"/>
        </w:rPr>
      </w:pPr>
      <w:r>
        <w:rPr>
          <w:lang w:val="en-GB"/>
        </w:rPr>
        <w:t>[Open End, optional]</w:t>
      </w:r>
    </w:p>
    <w:p>
      <w:pPr>
        <w:pStyle w:val="Normal"/>
        <w:rPr>
          <w:lang w:val="en-GB"/>
        </w:rPr>
      </w:pPr>
      <w:r>
        <w:rPr>
          <w:lang w:val="en-GB"/>
        </w:rPr>
      </w:r>
    </w:p>
    <w:p>
      <w:pPr>
        <w:pStyle w:val="Antwort"/>
        <w:rPr>
          <w:color w:themeColor="text1" w:val="000000"/>
          <w:lang w:val="en-GB"/>
        </w:rPr>
      </w:pPr>
      <w:r>
        <w:rPr>
          <w:color w:themeColor="text1" w:val="000000"/>
          <w:lang w:val="en-GB"/>
        </w:rPr>
        <w:t>99 I have no comments</w:t>
      </w:r>
    </w:p>
    <w:p>
      <w:pPr>
        <w:pStyle w:val="Normal"/>
        <w:rPr>
          <w:lang w:val="en-GB"/>
        </w:rPr>
      </w:pPr>
      <w:r>
        <w:rPr>
          <w:lang w:val="en-GB"/>
        </w:rPr>
      </w:r>
    </w:p>
    <w:p>
      <w:pPr>
        <w:pStyle w:val="Normal"/>
        <w:shd w:val="clear" w:color="auto" w:fill="548DD4"/>
        <w:spacing w:lineRule="auto" w:line="240" w:before="0" w:after="0"/>
        <w:ind w:hanging="709" w:start="709"/>
        <w:contextualSpacing/>
        <w:jc w:val="both"/>
        <w:rPr>
          <w:rFonts w:ascii="Calibri" w:hAnsi="Calibri" w:eastAsia="Times New Roman" w:cs="Calibri"/>
          <w:color w:val="FFFFFF"/>
          <w:lang w:val="en-US"/>
        </w:rPr>
      </w:pPr>
      <w:r>
        <w:rPr>
          <w:rFonts w:eastAsia="Times New Roman" w:cs="Calibri" w:ascii="Calibri" w:hAnsi="Calibri"/>
          <w:color w:val="FFFFFF"/>
          <w:lang w:val="en-US"/>
        </w:rPr>
        <w:t>Base: All respondents</w:t>
      </w:r>
    </w:p>
    <w:p>
      <w:pPr>
        <w:pStyle w:val="Normal"/>
        <w:spacing w:lineRule="auto" w:line="240" w:before="120" w:after="0"/>
        <w:rPr>
          <w:rFonts w:ascii="Calibri" w:hAnsi="Calibri" w:eastAsia="Times New Roman" w:cs="Calibri"/>
          <w:b/>
          <w:bCs/>
          <w:color w:val="0070C0"/>
          <w:lang w:val="en-US"/>
        </w:rPr>
      </w:pPr>
      <w:r>
        <w:rPr>
          <w:rFonts w:eastAsia="Times New Roman" w:cs="Calibri" w:ascii="Calibri" w:hAnsi="Calibri"/>
          <w:b/>
          <w:bCs/>
          <w:color w:val="0070C0"/>
          <w:lang w:val="en-US"/>
        </w:rPr>
        <w:t>INTROTEXT_12</w:t>
      </w:r>
    </w:p>
    <w:p>
      <w:pPr>
        <w:pStyle w:val="Hinweis"/>
        <w:spacing w:before="0" w:after="120"/>
        <w:rPr>
          <w:lang w:val="en-GB"/>
        </w:rPr>
      </w:pPr>
      <w:r>
        <w:rPr>
          <w:lang w:val="en-GB"/>
        </w:rPr>
        <w:t>The “Life and Politics in Europe Survey” has two parts. We will invite you to take part in the second part in about six months. Your continued participation will help us understand changes over time. We appreciate your involvement and look forward to hearing from you again.</w:t>
      </w:r>
    </w:p>
    <w:sectPr>
      <w:headerReference w:type="even" r:id="rId9"/>
      <w:headerReference w:type="default" r:id="rId10"/>
      <w:headerReference w:type="first" r:id="rId11"/>
      <w:footerReference w:type="even" r:id="rId12"/>
      <w:footerReference w:type="default" r:id="rId13"/>
      <w:footerReference w:type="first" r:id="rId14"/>
      <w:type w:val="nextPage"/>
      <w:pgSz w:w="11906" w:h="16838"/>
      <w:pgMar w:left="1417" w:right="1417" w:gutter="0" w:header="708" w:top="1417" w:footer="708"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Carlito">
    <w:altName w:val="Calibri"/>
    <w:charset w:val="01" w:characterSet="utf-8"/>
    <w:family w:val="roman"/>
    <w:pitch w:val="variable"/>
  </w:font>
  <w:font w:name="Calibri">
    <w:charset w:val="01" w:characterSet="utf-8"/>
    <w:family w:val="roman"/>
    <w:pitch w:val="variable"/>
  </w:font>
  <w:font w:name="Book Antiqua">
    <w:charset w:val="01" w:characterSet="utf-8"/>
    <w:family w:val="roman"/>
    <w:pitch w:val="variable"/>
  </w:font>
  <w:font w:name="Calibri Light">
    <w:charset w:val="01" w:characterSet="utf-8"/>
    <w:family w:val="roman"/>
    <w:pitch w:val="variable"/>
  </w:font>
  <w:font w:name="Segoe UI">
    <w:charset w:val="01" w:characterSet="utf-8"/>
    <w:family w:val="swiss"/>
    <w:pitch w:val="variable"/>
  </w:font>
  <w:font w:name="Arial">
    <w:charset w:val="01" w:characterSet="utf-8"/>
    <w:family w:val="swiss"/>
    <w:pitch w:val="variable"/>
  </w:font>
  <w:font w:name="Carlito">
    <w:altName w:val="Calibri"/>
    <w:charset w:val="01" w:characterSet="utf-8"/>
    <w:family w:val="swiss"/>
    <w:pitch w:val="variable"/>
  </w:font>
  <w:font w:name="Times New Roman">
    <w:charset w:val="01" w:characterSet="utf-8"/>
    <w:family w:val="roman"/>
    <w:pitch w:val="variable"/>
  </w:font>
  <w:font w:name="Calibri Light">
    <w:charset w:val="01" w:characterSet="utf-8"/>
    <w:family w:val="swiss"/>
    <w:pitch w:val="variable"/>
  </w:font>
  <w:font w:name="Calibri">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837650159"/>
    </w:sdtPr>
    <w:sdtContent>
      <w:p>
        <w:pPr>
          <w:pStyle w:val="Footer"/>
          <w:jc w:val="center"/>
          <w:rPr/>
        </w:pPr>
        <w:r>
          <w:rPr/>
          <w:fldChar w:fldCharType="begin"/>
        </w:r>
        <w:r>
          <w:rPr/>
          <w:instrText xml:space="preserve"> PAGE </w:instrText>
        </w:r>
        <w:r>
          <w:rPr/>
          <w:fldChar w:fldCharType="separate"/>
        </w:r>
        <w:r>
          <w:rPr/>
          <w:t>4</w:t>
        </w:r>
        <w:r>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837650159"/>
    </w:sdtPr>
    <w:sdtContent>
      <w:p>
        <w:pPr>
          <w:pStyle w:val="Footer"/>
          <w:jc w:val="center"/>
          <w:rPr/>
        </w:pPr>
        <w:r>
          <w:rPr/>
          <w:fldChar w:fldCharType="begin"/>
        </w:r>
        <w:r>
          <w:rPr/>
          <w:instrText xml:space="preserve"> PAGE </w:instrText>
        </w:r>
        <w:r>
          <w:rPr/>
          <w:fldChar w:fldCharType="separate"/>
        </w:r>
        <w:r>
          <w:rPr/>
          <w:t>4</w:t>
        </w:r>
        <w:r>
          <w:rPr/>
          <w:fldChar w:fldCharType="end"/>
        </w:r>
      </w:p>
    </w:sdtContent>
  </w:sdt>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lowerLetter"/>
      <w:lvlText w:val="%1."/>
      <w:lvlJc w:val="start"/>
      <w:pPr>
        <w:tabs>
          <w:tab w:val="num" w:pos="0"/>
        </w:tabs>
        <w:ind w:start="1080" w:hanging="360"/>
      </w:pPr>
      <w:rPr/>
    </w:lvl>
    <w:lvl w:ilvl="1">
      <w:start w:val="1"/>
      <w:numFmt w:val="lowerLetter"/>
      <w:lvlText w:val="%2."/>
      <w:lvlJc w:val="start"/>
      <w:pPr>
        <w:tabs>
          <w:tab w:val="num" w:pos="0"/>
        </w:tabs>
        <w:ind w:start="1800" w:hanging="360"/>
      </w:pPr>
      <w:rPr/>
    </w:lvl>
    <w:lvl w:ilvl="2">
      <w:start w:val="1"/>
      <w:numFmt w:val="lowerRoman"/>
      <w:lvlText w:val="%3."/>
      <w:lvlJc w:val="end"/>
      <w:pPr>
        <w:tabs>
          <w:tab w:val="num" w:pos="0"/>
        </w:tabs>
        <w:ind w:start="2520" w:hanging="180"/>
      </w:pPr>
      <w:rPr/>
    </w:lvl>
    <w:lvl w:ilvl="3">
      <w:start w:val="1"/>
      <w:numFmt w:val="decimal"/>
      <w:lvlText w:val="%4."/>
      <w:lvlJc w:val="start"/>
      <w:pPr>
        <w:tabs>
          <w:tab w:val="num" w:pos="0"/>
        </w:tabs>
        <w:ind w:start="3240" w:hanging="360"/>
      </w:pPr>
      <w:rPr/>
    </w:lvl>
    <w:lvl w:ilvl="4">
      <w:start w:val="1"/>
      <w:numFmt w:val="lowerLetter"/>
      <w:lvlText w:val="%5."/>
      <w:lvlJc w:val="start"/>
      <w:pPr>
        <w:tabs>
          <w:tab w:val="num" w:pos="0"/>
        </w:tabs>
        <w:ind w:start="3960" w:hanging="360"/>
      </w:pPr>
      <w:rPr/>
    </w:lvl>
    <w:lvl w:ilvl="5">
      <w:start w:val="1"/>
      <w:numFmt w:val="lowerRoman"/>
      <w:lvlText w:val="%6."/>
      <w:lvlJc w:val="end"/>
      <w:pPr>
        <w:tabs>
          <w:tab w:val="num" w:pos="0"/>
        </w:tabs>
        <w:ind w:start="4680" w:hanging="180"/>
      </w:pPr>
      <w:rPr/>
    </w:lvl>
    <w:lvl w:ilvl="6">
      <w:start w:val="1"/>
      <w:numFmt w:val="decimal"/>
      <w:lvlText w:val="%7."/>
      <w:lvlJc w:val="start"/>
      <w:pPr>
        <w:tabs>
          <w:tab w:val="num" w:pos="0"/>
        </w:tabs>
        <w:ind w:start="5400" w:hanging="360"/>
      </w:pPr>
      <w:rPr/>
    </w:lvl>
    <w:lvl w:ilvl="7">
      <w:start w:val="1"/>
      <w:numFmt w:val="lowerLetter"/>
      <w:lvlText w:val="%8."/>
      <w:lvlJc w:val="start"/>
      <w:pPr>
        <w:tabs>
          <w:tab w:val="num" w:pos="0"/>
        </w:tabs>
        <w:ind w:start="6120" w:hanging="360"/>
      </w:pPr>
      <w:rPr/>
    </w:lvl>
    <w:lvl w:ilvl="8">
      <w:start w:val="1"/>
      <w:numFmt w:val="lowerRoman"/>
      <w:lvlText w:val="%9."/>
      <w:lvlJc w:val="end"/>
      <w:pPr>
        <w:tabs>
          <w:tab w:val="num" w:pos="0"/>
        </w:tabs>
        <w:ind w:start="6840" w:hanging="180"/>
      </w:pPr>
      <w:rPr/>
    </w:lvl>
  </w:abstractNum>
  <w:abstractNum w:abstractNumId="3">
    <w:lvl w:ilvl="0">
      <w:start w:val="1"/>
      <w:numFmt w:val="lowerLetter"/>
      <w:lvlText w:val="%1."/>
      <w:lvlJc w:val="start"/>
      <w:pPr>
        <w:tabs>
          <w:tab w:val="num" w:pos="0"/>
        </w:tabs>
        <w:ind w:start="1210" w:hanging="360"/>
      </w:pPr>
      <w:rPr>
        <w:sz w:val="20"/>
        <w:b/>
        <w:szCs w:val="20"/>
        <w:bCs/>
      </w:rPr>
    </w:lvl>
    <w:lvl w:ilvl="1">
      <w:start w:val="1"/>
      <w:numFmt w:val="lowerLetter"/>
      <w:lvlText w:val="%2."/>
      <w:lvlJc w:val="start"/>
      <w:pPr>
        <w:tabs>
          <w:tab w:val="num" w:pos="0"/>
        </w:tabs>
        <w:ind w:start="1931" w:hanging="360"/>
      </w:pPr>
      <w:rPr/>
    </w:lvl>
    <w:lvl w:ilvl="2">
      <w:start w:val="1"/>
      <w:numFmt w:val="lowerRoman"/>
      <w:lvlText w:val="%3."/>
      <w:lvlJc w:val="end"/>
      <w:pPr>
        <w:tabs>
          <w:tab w:val="num" w:pos="0"/>
        </w:tabs>
        <w:ind w:start="2651" w:hanging="180"/>
      </w:pPr>
      <w:rPr/>
    </w:lvl>
    <w:lvl w:ilvl="3">
      <w:start w:val="1"/>
      <w:numFmt w:val="decimal"/>
      <w:lvlText w:val="%4."/>
      <w:lvlJc w:val="start"/>
      <w:pPr>
        <w:tabs>
          <w:tab w:val="num" w:pos="0"/>
        </w:tabs>
        <w:ind w:start="3371" w:hanging="360"/>
      </w:pPr>
      <w:rPr/>
    </w:lvl>
    <w:lvl w:ilvl="4">
      <w:start w:val="1"/>
      <w:numFmt w:val="lowerLetter"/>
      <w:lvlText w:val="%5."/>
      <w:lvlJc w:val="start"/>
      <w:pPr>
        <w:tabs>
          <w:tab w:val="num" w:pos="0"/>
        </w:tabs>
        <w:ind w:start="4091" w:hanging="360"/>
      </w:pPr>
      <w:rPr/>
    </w:lvl>
    <w:lvl w:ilvl="5">
      <w:start w:val="1"/>
      <w:numFmt w:val="lowerRoman"/>
      <w:lvlText w:val="%6."/>
      <w:lvlJc w:val="end"/>
      <w:pPr>
        <w:tabs>
          <w:tab w:val="num" w:pos="0"/>
        </w:tabs>
        <w:ind w:start="4811" w:hanging="180"/>
      </w:pPr>
      <w:rPr/>
    </w:lvl>
    <w:lvl w:ilvl="6">
      <w:start w:val="1"/>
      <w:numFmt w:val="decimal"/>
      <w:lvlText w:val="%7."/>
      <w:lvlJc w:val="start"/>
      <w:pPr>
        <w:tabs>
          <w:tab w:val="num" w:pos="0"/>
        </w:tabs>
        <w:ind w:start="5531" w:hanging="360"/>
      </w:pPr>
      <w:rPr/>
    </w:lvl>
    <w:lvl w:ilvl="7">
      <w:start w:val="1"/>
      <w:numFmt w:val="lowerLetter"/>
      <w:lvlText w:val="%8."/>
      <w:lvlJc w:val="start"/>
      <w:pPr>
        <w:tabs>
          <w:tab w:val="num" w:pos="0"/>
        </w:tabs>
        <w:ind w:start="6251" w:hanging="360"/>
      </w:pPr>
      <w:rPr/>
    </w:lvl>
    <w:lvl w:ilvl="8">
      <w:start w:val="1"/>
      <w:numFmt w:val="lowerRoman"/>
      <w:lvlText w:val="%9."/>
      <w:lvlJc w:val="end"/>
      <w:pPr>
        <w:tabs>
          <w:tab w:val="num" w:pos="0"/>
        </w:tabs>
        <w:ind w:start="6971" w:hanging="180"/>
      </w:pPr>
      <w:rPr/>
    </w:lvl>
  </w:abstractNum>
  <w:abstractNum w:abstractNumId="4">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lowerLetter"/>
      <w:lvlText w:val="%1."/>
      <w:lvlJc w:val="start"/>
      <w:pPr>
        <w:tabs>
          <w:tab w:val="num" w:pos="0"/>
        </w:tabs>
        <w:ind w:start="1211" w:hanging="360"/>
      </w:pPr>
      <w:rPr/>
    </w:lvl>
    <w:lvl w:ilvl="1">
      <w:start w:val="1"/>
      <w:numFmt w:val="lowerLetter"/>
      <w:lvlText w:val="%2."/>
      <w:lvlJc w:val="start"/>
      <w:pPr>
        <w:tabs>
          <w:tab w:val="num" w:pos="0"/>
        </w:tabs>
        <w:ind w:start="1931" w:hanging="360"/>
      </w:pPr>
      <w:rPr/>
    </w:lvl>
    <w:lvl w:ilvl="2">
      <w:start w:val="1"/>
      <w:numFmt w:val="lowerRoman"/>
      <w:lvlText w:val="%3."/>
      <w:lvlJc w:val="end"/>
      <w:pPr>
        <w:tabs>
          <w:tab w:val="num" w:pos="0"/>
        </w:tabs>
        <w:ind w:start="2651" w:hanging="180"/>
      </w:pPr>
      <w:rPr/>
    </w:lvl>
    <w:lvl w:ilvl="3">
      <w:start w:val="1"/>
      <w:numFmt w:val="decimal"/>
      <w:lvlText w:val="%4."/>
      <w:lvlJc w:val="start"/>
      <w:pPr>
        <w:tabs>
          <w:tab w:val="num" w:pos="0"/>
        </w:tabs>
        <w:ind w:start="3371" w:hanging="360"/>
      </w:pPr>
      <w:rPr/>
    </w:lvl>
    <w:lvl w:ilvl="4">
      <w:start w:val="1"/>
      <w:numFmt w:val="lowerLetter"/>
      <w:lvlText w:val="%5."/>
      <w:lvlJc w:val="start"/>
      <w:pPr>
        <w:tabs>
          <w:tab w:val="num" w:pos="0"/>
        </w:tabs>
        <w:ind w:start="4091" w:hanging="360"/>
      </w:pPr>
      <w:rPr/>
    </w:lvl>
    <w:lvl w:ilvl="5">
      <w:start w:val="1"/>
      <w:numFmt w:val="lowerRoman"/>
      <w:lvlText w:val="%6."/>
      <w:lvlJc w:val="end"/>
      <w:pPr>
        <w:tabs>
          <w:tab w:val="num" w:pos="0"/>
        </w:tabs>
        <w:ind w:start="4811" w:hanging="180"/>
      </w:pPr>
      <w:rPr/>
    </w:lvl>
    <w:lvl w:ilvl="6">
      <w:start w:val="1"/>
      <w:numFmt w:val="decimal"/>
      <w:lvlText w:val="%7."/>
      <w:lvlJc w:val="start"/>
      <w:pPr>
        <w:tabs>
          <w:tab w:val="num" w:pos="0"/>
        </w:tabs>
        <w:ind w:start="5531" w:hanging="360"/>
      </w:pPr>
      <w:rPr/>
    </w:lvl>
    <w:lvl w:ilvl="7">
      <w:start w:val="1"/>
      <w:numFmt w:val="lowerLetter"/>
      <w:lvlText w:val="%8."/>
      <w:lvlJc w:val="start"/>
      <w:pPr>
        <w:tabs>
          <w:tab w:val="num" w:pos="0"/>
        </w:tabs>
        <w:ind w:start="6251" w:hanging="360"/>
      </w:pPr>
      <w:rPr/>
    </w:lvl>
    <w:lvl w:ilvl="8">
      <w:start w:val="1"/>
      <w:numFmt w:val="lowerRoman"/>
      <w:lvlText w:val="%9."/>
      <w:lvlJc w:val="end"/>
      <w:pPr>
        <w:tabs>
          <w:tab w:val="num" w:pos="0"/>
        </w:tabs>
        <w:ind w:start="6971" w:hanging="180"/>
      </w:pPr>
      <w:rPr/>
    </w:lvl>
  </w:abstractNum>
  <w:abstractNum w:abstractNumId="6">
    <w:lvl w:ilvl="0">
      <w:start w:val="1"/>
      <w:numFmt w:val="lowerLetter"/>
      <w:lvlText w:val="%1."/>
      <w:lvlJc w:val="start"/>
      <w:pPr>
        <w:tabs>
          <w:tab w:val="num" w:pos="0"/>
        </w:tabs>
        <w:ind w:start="1211" w:hanging="360"/>
      </w:pPr>
      <w:rPr>
        <w:sz w:val="20"/>
        <w:b/>
        <w:rFonts w:eastAsia="Calibri" w:cs="Calibri"/>
      </w:rPr>
    </w:lvl>
    <w:lvl w:ilvl="1">
      <w:start w:val="1"/>
      <w:numFmt w:val="lowerLetter"/>
      <w:lvlText w:val="%2."/>
      <w:lvlJc w:val="start"/>
      <w:pPr>
        <w:tabs>
          <w:tab w:val="num" w:pos="0"/>
        </w:tabs>
        <w:ind w:start="1931" w:hanging="360"/>
      </w:pPr>
      <w:rPr/>
    </w:lvl>
    <w:lvl w:ilvl="2">
      <w:start w:val="1"/>
      <w:numFmt w:val="lowerRoman"/>
      <w:lvlText w:val="%3."/>
      <w:lvlJc w:val="end"/>
      <w:pPr>
        <w:tabs>
          <w:tab w:val="num" w:pos="0"/>
        </w:tabs>
        <w:ind w:start="2651" w:hanging="180"/>
      </w:pPr>
      <w:rPr/>
    </w:lvl>
    <w:lvl w:ilvl="3">
      <w:start w:val="1"/>
      <w:numFmt w:val="decimal"/>
      <w:lvlText w:val="%4."/>
      <w:lvlJc w:val="start"/>
      <w:pPr>
        <w:tabs>
          <w:tab w:val="num" w:pos="0"/>
        </w:tabs>
        <w:ind w:start="3371" w:hanging="360"/>
      </w:pPr>
      <w:rPr/>
    </w:lvl>
    <w:lvl w:ilvl="4">
      <w:start w:val="1"/>
      <w:numFmt w:val="lowerLetter"/>
      <w:lvlText w:val="%5."/>
      <w:lvlJc w:val="start"/>
      <w:pPr>
        <w:tabs>
          <w:tab w:val="num" w:pos="0"/>
        </w:tabs>
        <w:ind w:start="4091" w:hanging="360"/>
      </w:pPr>
      <w:rPr/>
    </w:lvl>
    <w:lvl w:ilvl="5">
      <w:start w:val="1"/>
      <w:numFmt w:val="lowerRoman"/>
      <w:lvlText w:val="%6."/>
      <w:lvlJc w:val="end"/>
      <w:pPr>
        <w:tabs>
          <w:tab w:val="num" w:pos="0"/>
        </w:tabs>
        <w:ind w:start="4811" w:hanging="180"/>
      </w:pPr>
      <w:rPr/>
    </w:lvl>
    <w:lvl w:ilvl="6">
      <w:start w:val="1"/>
      <w:numFmt w:val="decimal"/>
      <w:lvlText w:val="%7."/>
      <w:lvlJc w:val="start"/>
      <w:pPr>
        <w:tabs>
          <w:tab w:val="num" w:pos="0"/>
        </w:tabs>
        <w:ind w:start="5531" w:hanging="360"/>
      </w:pPr>
      <w:rPr/>
    </w:lvl>
    <w:lvl w:ilvl="7">
      <w:start w:val="1"/>
      <w:numFmt w:val="lowerLetter"/>
      <w:lvlText w:val="%8."/>
      <w:lvlJc w:val="start"/>
      <w:pPr>
        <w:tabs>
          <w:tab w:val="num" w:pos="0"/>
        </w:tabs>
        <w:ind w:start="6251" w:hanging="360"/>
      </w:pPr>
      <w:rPr/>
    </w:lvl>
    <w:lvl w:ilvl="8">
      <w:start w:val="1"/>
      <w:numFmt w:val="lowerRoman"/>
      <w:lvlText w:val="%9."/>
      <w:lvlJc w:val="end"/>
      <w:pPr>
        <w:tabs>
          <w:tab w:val="num" w:pos="0"/>
        </w:tabs>
        <w:ind w:start="6971" w:hanging="180"/>
      </w:pPr>
      <w:rPr/>
    </w:lvl>
  </w:abstractNum>
  <w:abstractNum w:abstractNumId="7">
    <w:lvl w:ilvl="0">
      <w:start w:val="1"/>
      <w:numFmt w:val="lowerLetter"/>
      <w:lvlText w:val="%1."/>
      <w:lvlJc w:val="start"/>
      <w:pPr>
        <w:tabs>
          <w:tab w:val="num" w:pos="0"/>
        </w:tabs>
        <w:ind w:start="643" w:hanging="360"/>
      </w:pPr>
      <w:rPr/>
    </w:lvl>
    <w:lvl w:ilvl="1">
      <w:start w:val="1"/>
      <w:numFmt w:val="lowerLetter"/>
      <w:lvlText w:val="%2."/>
      <w:lvlJc w:val="start"/>
      <w:pPr>
        <w:tabs>
          <w:tab w:val="num" w:pos="0"/>
        </w:tabs>
        <w:ind w:start="1931" w:hanging="360"/>
      </w:pPr>
      <w:rPr/>
    </w:lvl>
    <w:lvl w:ilvl="2">
      <w:start w:val="1"/>
      <w:numFmt w:val="lowerRoman"/>
      <w:lvlText w:val="%3."/>
      <w:lvlJc w:val="end"/>
      <w:pPr>
        <w:tabs>
          <w:tab w:val="num" w:pos="0"/>
        </w:tabs>
        <w:ind w:start="2651" w:hanging="180"/>
      </w:pPr>
      <w:rPr/>
    </w:lvl>
    <w:lvl w:ilvl="3">
      <w:start w:val="1"/>
      <w:numFmt w:val="decimal"/>
      <w:lvlText w:val="%4."/>
      <w:lvlJc w:val="start"/>
      <w:pPr>
        <w:tabs>
          <w:tab w:val="num" w:pos="0"/>
        </w:tabs>
        <w:ind w:start="3371" w:hanging="360"/>
      </w:pPr>
      <w:rPr/>
    </w:lvl>
    <w:lvl w:ilvl="4">
      <w:start w:val="1"/>
      <w:numFmt w:val="lowerLetter"/>
      <w:lvlText w:val="%5."/>
      <w:lvlJc w:val="start"/>
      <w:pPr>
        <w:tabs>
          <w:tab w:val="num" w:pos="0"/>
        </w:tabs>
        <w:ind w:start="4091" w:hanging="360"/>
      </w:pPr>
      <w:rPr/>
    </w:lvl>
    <w:lvl w:ilvl="5">
      <w:start w:val="1"/>
      <w:numFmt w:val="lowerRoman"/>
      <w:lvlText w:val="%6."/>
      <w:lvlJc w:val="end"/>
      <w:pPr>
        <w:tabs>
          <w:tab w:val="num" w:pos="0"/>
        </w:tabs>
        <w:ind w:start="4811" w:hanging="180"/>
      </w:pPr>
      <w:rPr/>
    </w:lvl>
    <w:lvl w:ilvl="6">
      <w:start w:val="1"/>
      <w:numFmt w:val="decimal"/>
      <w:lvlText w:val="%7."/>
      <w:lvlJc w:val="start"/>
      <w:pPr>
        <w:tabs>
          <w:tab w:val="num" w:pos="0"/>
        </w:tabs>
        <w:ind w:start="5531" w:hanging="360"/>
      </w:pPr>
      <w:rPr/>
    </w:lvl>
    <w:lvl w:ilvl="7">
      <w:start w:val="1"/>
      <w:numFmt w:val="lowerLetter"/>
      <w:lvlText w:val="%8."/>
      <w:lvlJc w:val="start"/>
      <w:pPr>
        <w:tabs>
          <w:tab w:val="num" w:pos="0"/>
        </w:tabs>
        <w:ind w:start="6251" w:hanging="360"/>
      </w:pPr>
      <w:rPr/>
    </w:lvl>
    <w:lvl w:ilvl="8">
      <w:start w:val="1"/>
      <w:numFmt w:val="lowerRoman"/>
      <w:lvlText w:val="%9."/>
      <w:lvlJc w:val="end"/>
      <w:pPr>
        <w:tabs>
          <w:tab w:val="num" w:pos="0"/>
        </w:tabs>
        <w:ind w:start="6971" w:hanging="180"/>
      </w:pPr>
      <w:rPr/>
    </w:lvl>
  </w:abstractNum>
  <w:abstractNum w:abstractNumId="8">
    <w:lvl w:ilvl="0">
      <w:start w:val="1"/>
      <w:numFmt w:val="lowerLetter"/>
      <w:lvlText w:val="%1."/>
      <w:lvlJc w:val="start"/>
      <w:pPr>
        <w:tabs>
          <w:tab w:val="num" w:pos="0"/>
        </w:tabs>
        <w:ind w:start="1210" w:hanging="360"/>
      </w:pPr>
      <w:rPr/>
    </w:lvl>
    <w:lvl w:ilvl="1">
      <w:start w:val="1"/>
      <w:numFmt w:val="lowerLetter"/>
      <w:lvlText w:val="%2."/>
      <w:lvlJc w:val="start"/>
      <w:pPr>
        <w:tabs>
          <w:tab w:val="num" w:pos="0"/>
        </w:tabs>
        <w:ind w:start="1931" w:hanging="360"/>
      </w:pPr>
      <w:rPr/>
    </w:lvl>
    <w:lvl w:ilvl="2">
      <w:start w:val="1"/>
      <w:numFmt w:val="lowerRoman"/>
      <w:lvlText w:val="%3."/>
      <w:lvlJc w:val="end"/>
      <w:pPr>
        <w:tabs>
          <w:tab w:val="num" w:pos="0"/>
        </w:tabs>
        <w:ind w:start="2651" w:hanging="180"/>
      </w:pPr>
      <w:rPr/>
    </w:lvl>
    <w:lvl w:ilvl="3">
      <w:start w:val="1"/>
      <w:numFmt w:val="decimal"/>
      <w:lvlText w:val="%4."/>
      <w:lvlJc w:val="start"/>
      <w:pPr>
        <w:tabs>
          <w:tab w:val="num" w:pos="0"/>
        </w:tabs>
        <w:ind w:start="3371" w:hanging="360"/>
      </w:pPr>
      <w:rPr/>
    </w:lvl>
    <w:lvl w:ilvl="4">
      <w:start w:val="1"/>
      <w:numFmt w:val="lowerLetter"/>
      <w:lvlText w:val="%5."/>
      <w:lvlJc w:val="start"/>
      <w:pPr>
        <w:tabs>
          <w:tab w:val="num" w:pos="0"/>
        </w:tabs>
        <w:ind w:start="4091" w:hanging="360"/>
      </w:pPr>
      <w:rPr/>
    </w:lvl>
    <w:lvl w:ilvl="5">
      <w:start w:val="1"/>
      <w:numFmt w:val="lowerRoman"/>
      <w:lvlText w:val="%6."/>
      <w:lvlJc w:val="end"/>
      <w:pPr>
        <w:tabs>
          <w:tab w:val="num" w:pos="0"/>
        </w:tabs>
        <w:ind w:start="4811" w:hanging="180"/>
      </w:pPr>
      <w:rPr/>
    </w:lvl>
    <w:lvl w:ilvl="6">
      <w:start w:val="1"/>
      <w:numFmt w:val="decimal"/>
      <w:lvlText w:val="%7."/>
      <w:lvlJc w:val="start"/>
      <w:pPr>
        <w:tabs>
          <w:tab w:val="num" w:pos="0"/>
        </w:tabs>
        <w:ind w:start="5531" w:hanging="360"/>
      </w:pPr>
      <w:rPr/>
    </w:lvl>
    <w:lvl w:ilvl="7">
      <w:start w:val="1"/>
      <w:numFmt w:val="lowerLetter"/>
      <w:lvlText w:val="%8."/>
      <w:lvlJc w:val="start"/>
      <w:pPr>
        <w:tabs>
          <w:tab w:val="num" w:pos="0"/>
        </w:tabs>
        <w:ind w:start="6251" w:hanging="360"/>
      </w:pPr>
      <w:rPr/>
    </w:lvl>
    <w:lvl w:ilvl="8">
      <w:start w:val="1"/>
      <w:numFmt w:val="lowerRoman"/>
      <w:lvlText w:val="%9."/>
      <w:lvlJc w:val="end"/>
      <w:pPr>
        <w:tabs>
          <w:tab w:val="num" w:pos="0"/>
        </w:tabs>
        <w:ind w:start="6971" w:hanging="180"/>
      </w:pPr>
      <w:rPr/>
    </w:lvl>
  </w:abstractNum>
  <w:abstractNum w:abstractNumId="9">
    <w:lvl w:ilvl="0">
      <w:start w:val="1"/>
      <w:numFmt w:val="lowerLetter"/>
      <w:lvlText w:val="%1."/>
      <w:lvlJc w:val="start"/>
      <w:pPr>
        <w:tabs>
          <w:tab w:val="num" w:pos="0"/>
        </w:tabs>
        <w:ind w:start="643" w:hanging="360"/>
      </w:pPr>
      <w:rPr/>
    </w:lvl>
    <w:lvl w:ilvl="1">
      <w:start w:val="1"/>
      <w:numFmt w:val="lowerLetter"/>
      <w:lvlText w:val="%2."/>
      <w:lvlJc w:val="start"/>
      <w:pPr>
        <w:tabs>
          <w:tab w:val="num" w:pos="0"/>
        </w:tabs>
        <w:ind w:start="1931" w:hanging="360"/>
      </w:pPr>
      <w:rPr/>
    </w:lvl>
    <w:lvl w:ilvl="2">
      <w:start w:val="1"/>
      <w:numFmt w:val="lowerRoman"/>
      <w:lvlText w:val="%3."/>
      <w:lvlJc w:val="end"/>
      <w:pPr>
        <w:tabs>
          <w:tab w:val="num" w:pos="0"/>
        </w:tabs>
        <w:ind w:start="2651" w:hanging="180"/>
      </w:pPr>
      <w:rPr/>
    </w:lvl>
    <w:lvl w:ilvl="3">
      <w:start w:val="1"/>
      <w:numFmt w:val="decimal"/>
      <w:lvlText w:val="%4."/>
      <w:lvlJc w:val="start"/>
      <w:pPr>
        <w:tabs>
          <w:tab w:val="num" w:pos="0"/>
        </w:tabs>
        <w:ind w:start="3371" w:hanging="360"/>
      </w:pPr>
      <w:rPr/>
    </w:lvl>
    <w:lvl w:ilvl="4">
      <w:start w:val="1"/>
      <w:numFmt w:val="lowerLetter"/>
      <w:lvlText w:val="%5."/>
      <w:lvlJc w:val="start"/>
      <w:pPr>
        <w:tabs>
          <w:tab w:val="num" w:pos="0"/>
        </w:tabs>
        <w:ind w:start="4091" w:hanging="360"/>
      </w:pPr>
      <w:rPr/>
    </w:lvl>
    <w:lvl w:ilvl="5">
      <w:start w:val="1"/>
      <w:numFmt w:val="lowerRoman"/>
      <w:lvlText w:val="%6."/>
      <w:lvlJc w:val="end"/>
      <w:pPr>
        <w:tabs>
          <w:tab w:val="num" w:pos="0"/>
        </w:tabs>
        <w:ind w:start="4811" w:hanging="180"/>
      </w:pPr>
      <w:rPr/>
    </w:lvl>
    <w:lvl w:ilvl="6">
      <w:start w:val="1"/>
      <w:numFmt w:val="decimal"/>
      <w:lvlText w:val="%7."/>
      <w:lvlJc w:val="start"/>
      <w:pPr>
        <w:tabs>
          <w:tab w:val="num" w:pos="0"/>
        </w:tabs>
        <w:ind w:start="5531" w:hanging="360"/>
      </w:pPr>
      <w:rPr/>
    </w:lvl>
    <w:lvl w:ilvl="7">
      <w:start w:val="1"/>
      <w:numFmt w:val="lowerLetter"/>
      <w:lvlText w:val="%8."/>
      <w:lvlJc w:val="start"/>
      <w:pPr>
        <w:tabs>
          <w:tab w:val="num" w:pos="0"/>
        </w:tabs>
        <w:ind w:start="6251" w:hanging="360"/>
      </w:pPr>
      <w:rPr/>
    </w:lvl>
    <w:lvl w:ilvl="8">
      <w:start w:val="1"/>
      <w:numFmt w:val="lowerRoman"/>
      <w:lvlText w:val="%9."/>
      <w:lvlJc w:val="end"/>
      <w:pPr>
        <w:tabs>
          <w:tab w:val="num" w:pos="0"/>
        </w:tabs>
        <w:ind w:start="6971" w:hanging="180"/>
      </w:pPr>
      <w:rPr/>
    </w:lvl>
  </w:abstractNum>
  <w:abstractNum w:abstractNumId="10">
    <w:lvl w:ilvl="0">
      <w:start w:val="1"/>
      <w:numFmt w:val="lowerLetter"/>
      <w:lvlText w:val="%1."/>
      <w:lvlJc w:val="start"/>
      <w:pPr>
        <w:tabs>
          <w:tab w:val="num" w:pos="0"/>
        </w:tabs>
        <w:ind w:start="1211" w:hanging="360"/>
      </w:pPr>
      <w:rPr/>
    </w:lvl>
    <w:lvl w:ilvl="1">
      <w:start w:val="1"/>
      <w:numFmt w:val="lowerLetter"/>
      <w:lvlText w:val="%2."/>
      <w:lvlJc w:val="start"/>
      <w:pPr>
        <w:tabs>
          <w:tab w:val="num" w:pos="0"/>
        </w:tabs>
        <w:ind w:start="1931" w:hanging="360"/>
      </w:pPr>
      <w:rPr/>
    </w:lvl>
    <w:lvl w:ilvl="2">
      <w:start w:val="1"/>
      <w:numFmt w:val="lowerRoman"/>
      <w:lvlText w:val="%3."/>
      <w:lvlJc w:val="end"/>
      <w:pPr>
        <w:tabs>
          <w:tab w:val="num" w:pos="0"/>
        </w:tabs>
        <w:ind w:start="2651" w:hanging="180"/>
      </w:pPr>
      <w:rPr/>
    </w:lvl>
    <w:lvl w:ilvl="3">
      <w:start w:val="1"/>
      <w:numFmt w:val="decimal"/>
      <w:lvlText w:val="%4."/>
      <w:lvlJc w:val="start"/>
      <w:pPr>
        <w:tabs>
          <w:tab w:val="num" w:pos="0"/>
        </w:tabs>
        <w:ind w:start="3371" w:hanging="360"/>
      </w:pPr>
      <w:rPr/>
    </w:lvl>
    <w:lvl w:ilvl="4">
      <w:start w:val="1"/>
      <w:numFmt w:val="lowerLetter"/>
      <w:lvlText w:val="%5."/>
      <w:lvlJc w:val="start"/>
      <w:pPr>
        <w:tabs>
          <w:tab w:val="num" w:pos="0"/>
        </w:tabs>
        <w:ind w:start="4091" w:hanging="360"/>
      </w:pPr>
      <w:rPr/>
    </w:lvl>
    <w:lvl w:ilvl="5">
      <w:start w:val="1"/>
      <w:numFmt w:val="lowerRoman"/>
      <w:lvlText w:val="%6."/>
      <w:lvlJc w:val="end"/>
      <w:pPr>
        <w:tabs>
          <w:tab w:val="num" w:pos="0"/>
        </w:tabs>
        <w:ind w:start="4811" w:hanging="180"/>
      </w:pPr>
      <w:rPr/>
    </w:lvl>
    <w:lvl w:ilvl="6">
      <w:start w:val="1"/>
      <w:numFmt w:val="decimal"/>
      <w:lvlText w:val="%7."/>
      <w:lvlJc w:val="start"/>
      <w:pPr>
        <w:tabs>
          <w:tab w:val="num" w:pos="0"/>
        </w:tabs>
        <w:ind w:start="5531" w:hanging="360"/>
      </w:pPr>
      <w:rPr/>
    </w:lvl>
    <w:lvl w:ilvl="7">
      <w:start w:val="1"/>
      <w:numFmt w:val="lowerLetter"/>
      <w:lvlText w:val="%8."/>
      <w:lvlJc w:val="start"/>
      <w:pPr>
        <w:tabs>
          <w:tab w:val="num" w:pos="0"/>
        </w:tabs>
        <w:ind w:start="6251" w:hanging="360"/>
      </w:pPr>
      <w:rPr/>
    </w:lvl>
    <w:lvl w:ilvl="8">
      <w:start w:val="1"/>
      <w:numFmt w:val="lowerRoman"/>
      <w:lvlText w:val="%9."/>
      <w:lvlJc w:val="end"/>
      <w:pPr>
        <w:tabs>
          <w:tab w:val="num" w:pos="0"/>
        </w:tabs>
        <w:ind w:start="6971" w:hanging="180"/>
      </w:pPr>
      <w:rPr/>
    </w:lvl>
  </w:abstractNum>
  <w:abstractNum w:abstractNumId="11">
    <w:lvl w:ilvl="0">
      <w:start w:val="1"/>
      <w:numFmt w:val="lowerLetter"/>
      <w:lvlText w:val="%1."/>
      <w:lvlJc w:val="start"/>
      <w:pPr>
        <w:tabs>
          <w:tab w:val="num" w:pos="0"/>
        </w:tabs>
        <w:ind w:start="1080" w:hanging="360"/>
      </w:pPr>
      <w:rPr/>
    </w:lvl>
    <w:lvl w:ilvl="1">
      <w:start w:val="1"/>
      <w:numFmt w:val="lowerLetter"/>
      <w:lvlText w:val="%2."/>
      <w:lvlJc w:val="start"/>
      <w:pPr>
        <w:tabs>
          <w:tab w:val="num" w:pos="0"/>
        </w:tabs>
        <w:ind w:start="1800" w:hanging="360"/>
      </w:pPr>
      <w:rPr/>
    </w:lvl>
    <w:lvl w:ilvl="2">
      <w:start w:val="1"/>
      <w:numFmt w:val="lowerRoman"/>
      <w:lvlText w:val="%3."/>
      <w:lvlJc w:val="end"/>
      <w:pPr>
        <w:tabs>
          <w:tab w:val="num" w:pos="0"/>
        </w:tabs>
        <w:ind w:start="2520" w:hanging="180"/>
      </w:pPr>
      <w:rPr/>
    </w:lvl>
    <w:lvl w:ilvl="3">
      <w:start w:val="1"/>
      <w:numFmt w:val="decimal"/>
      <w:lvlText w:val="%4."/>
      <w:lvlJc w:val="start"/>
      <w:pPr>
        <w:tabs>
          <w:tab w:val="num" w:pos="0"/>
        </w:tabs>
        <w:ind w:start="3240" w:hanging="360"/>
      </w:pPr>
      <w:rPr/>
    </w:lvl>
    <w:lvl w:ilvl="4">
      <w:start w:val="1"/>
      <w:numFmt w:val="lowerLetter"/>
      <w:lvlText w:val="%5."/>
      <w:lvlJc w:val="start"/>
      <w:pPr>
        <w:tabs>
          <w:tab w:val="num" w:pos="0"/>
        </w:tabs>
        <w:ind w:start="3960" w:hanging="360"/>
      </w:pPr>
      <w:rPr/>
    </w:lvl>
    <w:lvl w:ilvl="5">
      <w:start w:val="1"/>
      <w:numFmt w:val="lowerRoman"/>
      <w:lvlText w:val="%6."/>
      <w:lvlJc w:val="end"/>
      <w:pPr>
        <w:tabs>
          <w:tab w:val="num" w:pos="0"/>
        </w:tabs>
        <w:ind w:start="4680" w:hanging="180"/>
      </w:pPr>
      <w:rPr/>
    </w:lvl>
    <w:lvl w:ilvl="6">
      <w:start w:val="1"/>
      <w:numFmt w:val="decimal"/>
      <w:lvlText w:val="%7."/>
      <w:lvlJc w:val="start"/>
      <w:pPr>
        <w:tabs>
          <w:tab w:val="num" w:pos="0"/>
        </w:tabs>
        <w:ind w:start="5400" w:hanging="360"/>
      </w:pPr>
      <w:rPr/>
    </w:lvl>
    <w:lvl w:ilvl="7">
      <w:start w:val="1"/>
      <w:numFmt w:val="lowerLetter"/>
      <w:lvlText w:val="%8."/>
      <w:lvlJc w:val="start"/>
      <w:pPr>
        <w:tabs>
          <w:tab w:val="num" w:pos="0"/>
        </w:tabs>
        <w:ind w:start="6120" w:hanging="360"/>
      </w:pPr>
      <w:rPr/>
    </w:lvl>
    <w:lvl w:ilvl="8">
      <w:start w:val="1"/>
      <w:numFmt w:val="lowerRoman"/>
      <w:lvlText w:val="%9."/>
      <w:lvlJc w:val="end"/>
      <w:pPr>
        <w:tabs>
          <w:tab w:val="num" w:pos="0"/>
        </w:tabs>
        <w:ind w:start="6840" w:hanging="180"/>
      </w:pPr>
      <w:rPr/>
    </w:lvl>
  </w:abstractNum>
  <w:abstractNum w:abstractNumId="12">
    <w:lvl w:ilvl="0">
      <w:start w:val="1"/>
      <w:numFmt w:val="lowerLetter"/>
      <w:lvlText w:val="%1."/>
      <w:lvlJc w:val="start"/>
      <w:pPr>
        <w:tabs>
          <w:tab w:val="num" w:pos="0"/>
        </w:tabs>
        <w:ind w:start="1080" w:hanging="360"/>
      </w:pPr>
      <w:rPr/>
    </w:lvl>
    <w:lvl w:ilvl="1">
      <w:start w:val="1"/>
      <w:numFmt w:val="lowerLetter"/>
      <w:lvlText w:val="%2."/>
      <w:lvlJc w:val="start"/>
      <w:pPr>
        <w:tabs>
          <w:tab w:val="num" w:pos="0"/>
        </w:tabs>
        <w:ind w:start="1800" w:hanging="360"/>
      </w:pPr>
      <w:rPr/>
    </w:lvl>
    <w:lvl w:ilvl="2">
      <w:start w:val="1"/>
      <w:numFmt w:val="lowerRoman"/>
      <w:lvlText w:val="%3."/>
      <w:lvlJc w:val="end"/>
      <w:pPr>
        <w:tabs>
          <w:tab w:val="num" w:pos="0"/>
        </w:tabs>
        <w:ind w:start="2520" w:hanging="180"/>
      </w:pPr>
      <w:rPr/>
    </w:lvl>
    <w:lvl w:ilvl="3">
      <w:start w:val="1"/>
      <w:numFmt w:val="decimal"/>
      <w:lvlText w:val="%4."/>
      <w:lvlJc w:val="start"/>
      <w:pPr>
        <w:tabs>
          <w:tab w:val="num" w:pos="0"/>
        </w:tabs>
        <w:ind w:start="3240" w:hanging="360"/>
      </w:pPr>
      <w:rPr/>
    </w:lvl>
    <w:lvl w:ilvl="4">
      <w:start w:val="1"/>
      <w:numFmt w:val="lowerLetter"/>
      <w:lvlText w:val="%5."/>
      <w:lvlJc w:val="start"/>
      <w:pPr>
        <w:tabs>
          <w:tab w:val="num" w:pos="0"/>
        </w:tabs>
        <w:ind w:start="3960" w:hanging="360"/>
      </w:pPr>
      <w:rPr/>
    </w:lvl>
    <w:lvl w:ilvl="5">
      <w:start w:val="1"/>
      <w:numFmt w:val="lowerRoman"/>
      <w:lvlText w:val="%6."/>
      <w:lvlJc w:val="end"/>
      <w:pPr>
        <w:tabs>
          <w:tab w:val="num" w:pos="0"/>
        </w:tabs>
        <w:ind w:start="4680" w:hanging="180"/>
      </w:pPr>
      <w:rPr/>
    </w:lvl>
    <w:lvl w:ilvl="6">
      <w:start w:val="1"/>
      <w:numFmt w:val="decimal"/>
      <w:lvlText w:val="%7."/>
      <w:lvlJc w:val="start"/>
      <w:pPr>
        <w:tabs>
          <w:tab w:val="num" w:pos="0"/>
        </w:tabs>
        <w:ind w:start="5400" w:hanging="360"/>
      </w:pPr>
      <w:rPr/>
    </w:lvl>
    <w:lvl w:ilvl="7">
      <w:start w:val="1"/>
      <w:numFmt w:val="lowerLetter"/>
      <w:lvlText w:val="%8."/>
      <w:lvlJc w:val="start"/>
      <w:pPr>
        <w:tabs>
          <w:tab w:val="num" w:pos="0"/>
        </w:tabs>
        <w:ind w:start="6120" w:hanging="360"/>
      </w:pPr>
      <w:rPr/>
    </w:lvl>
    <w:lvl w:ilvl="8">
      <w:start w:val="1"/>
      <w:numFmt w:val="lowerRoman"/>
      <w:lvlText w:val="%9."/>
      <w:lvlJc w:val="end"/>
      <w:pPr>
        <w:tabs>
          <w:tab w:val="num" w:pos="0"/>
        </w:tabs>
        <w:ind w:start="6840" w:hanging="180"/>
      </w:pPr>
      <w:rPr/>
    </w:lvl>
  </w:abstractNum>
  <w:abstractNum w:abstractNumId="13">
    <w:lvl w:ilvl="0">
      <w:start w:val="12"/>
      <w:numFmt w:val="lowerLetter"/>
      <w:lvlText w:val="%1."/>
      <w:lvlJc w:val="start"/>
      <w:pPr>
        <w:tabs>
          <w:tab w:val="num" w:pos="0"/>
        </w:tabs>
        <w:ind w:start="1210" w:hanging="360"/>
      </w:pPr>
      <w:rPr>
        <w:sz w:val="20"/>
        <w:b/>
        <w:bCs/>
      </w:rPr>
    </w:lvl>
    <w:lvl w:ilvl="1">
      <w:start w:val="1"/>
      <w:numFmt w:val="lowerLetter"/>
      <w:lvlText w:val="%2."/>
      <w:lvlJc w:val="start"/>
      <w:pPr>
        <w:tabs>
          <w:tab w:val="num" w:pos="0"/>
        </w:tabs>
        <w:ind w:start="1930" w:hanging="360"/>
      </w:pPr>
      <w:rPr/>
    </w:lvl>
    <w:lvl w:ilvl="2">
      <w:start w:val="1"/>
      <w:numFmt w:val="lowerRoman"/>
      <w:lvlText w:val="%3."/>
      <w:lvlJc w:val="end"/>
      <w:pPr>
        <w:tabs>
          <w:tab w:val="num" w:pos="0"/>
        </w:tabs>
        <w:ind w:start="2650" w:hanging="180"/>
      </w:pPr>
      <w:rPr/>
    </w:lvl>
    <w:lvl w:ilvl="3">
      <w:start w:val="1"/>
      <w:numFmt w:val="decimal"/>
      <w:lvlText w:val="%4."/>
      <w:lvlJc w:val="start"/>
      <w:pPr>
        <w:tabs>
          <w:tab w:val="num" w:pos="0"/>
        </w:tabs>
        <w:ind w:start="3370" w:hanging="360"/>
      </w:pPr>
      <w:rPr/>
    </w:lvl>
    <w:lvl w:ilvl="4">
      <w:start w:val="1"/>
      <w:numFmt w:val="lowerLetter"/>
      <w:lvlText w:val="%5."/>
      <w:lvlJc w:val="start"/>
      <w:pPr>
        <w:tabs>
          <w:tab w:val="num" w:pos="0"/>
        </w:tabs>
        <w:ind w:start="4090" w:hanging="360"/>
      </w:pPr>
      <w:rPr/>
    </w:lvl>
    <w:lvl w:ilvl="5">
      <w:start w:val="1"/>
      <w:numFmt w:val="lowerRoman"/>
      <w:lvlText w:val="%6."/>
      <w:lvlJc w:val="end"/>
      <w:pPr>
        <w:tabs>
          <w:tab w:val="num" w:pos="0"/>
        </w:tabs>
        <w:ind w:start="4810" w:hanging="180"/>
      </w:pPr>
      <w:rPr/>
    </w:lvl>
    <w:lvl w:ilvl="6">
      <w:start w:val="1"/>
      <w:numFmt w:val="decimal"/>
      <w:lvlText w:val="%7."/>
      <w:lvlJc w:val="start"/>
      <w:pPr>
        <w:tabs>
          <w:tab w:val="num" w:pos="0"/>
        </w:tabs>
        <w:ind w:start="5530" w:hanging="360"/>
      </w:pPr>
      <w:rPr/>
    </w:lvl>
    <w:lvl w:ilvl="7">
      <w:start w:val="1"/>
      <w:numFmt w:val="lowerLetter"/>
      <w:lvlText w:val="%8."/>
      <w:lvlJc w:val="start"/>
      <w:pPr>
        <w:tabs>
          <w:tab w:val="num" w:pos="0"/>
        </w:tabs>
        <w:ind w:start="6250" w:hanging="360"/>
      </w:pPr>
      <w:rPr/>
    </w:lvl>
    <w:lvl w:ilvl="8">
      <w:start w:val="1"/>
      <w:numFmt w:val="lowerRoman"/>
      <w:lvlText w:val="%9."/>
      <w:lvlJc w:val="end"/>
      <w:pPr>
        <w:tabs>
          <w:tab w:val="num" w:pos="0"/>
        </w:tabs>
        <w:ind w:start="6970" w:hanging="180"/>
      </w:pPr>
      <w:rPr/>
    </w:lvl>
  </w:abstractNum>
  <w:abstractNum w:abstractNumId="14">
    <w:lvl w:ilvl="0">
      <w:start w:val="10"/>
      <w:numFmt w:val="lowerLetter"/>
      <w:lvlText w:val="%1."/>
      <w:lvlJc w:val="start"/>
      <w:pPr>
        <w:tabs>
          <w:tab w:val="num" w:pos="0"/>
        </w:tabs>
        <w:ind w:start="1210" w:hanging="360"/>
      </w:pPr>
      <w:rPr>
        <w:sz w:val="20"/>
        <w:b/>
        <w:bCs/>
      </w:rPr>
    </w:lvl>
    <w:lvl w:ilvl="1">
      <w:start w:val="1"/>
      <w:numFmt w:val="lowerLetter"/>
      <w:lvlText w:val="%2."/>
      <w:lvlJc w:val="start"/>
      <w:pPr>
        <w:tabs>
          <w:tab w:val="num" w:pos="0"/>
        </w:tabs>
        <w:ind w:start="1930" w:hanging="360"/>
      </w:pPr>
      <w:rPr/>
    </w:lvl>
    <w:lvl w:ilvl="2">
      <w:start w:val="1"/>
      <w:numFmt w:val="lowerRoman"/>
      <w:lvlText w:val="%3."/>
      <w:lvlJc w:val="end"/>
      <w:pPr>
        <w:tabs>
          <w:tab w:val="num" w:pos="0"/>
        </w:tabs>
        <w:ind w:start="2650" w:hanging="180"/>
      </w:pPr>
      <w:rPr/>
    </w:lvl>
    <w:lvl w:ilvl="3">
      <w:start w:val="1"/>
      <w:numFmt w:val="decimal"/>
      <w:lvlText w:val="%4."/>
      <w:lvlJc w:val="start"/>
      <w:pPr>
        <w:tabs>
          <w:tab w:val="num" w:pos="0"/>
        </w:tabs>
        <w:ind w:start="3370" w:hanging="360"/>
      </w:pPr>
      <w:rPr/>
    </w:lvl>
    <w:lvl w:ilvl="4">
      <w:start w:val="1"/>
      <w:numFmt w:val="lowerLetter"/>
      <w:lvlText w:val="%5."/>
      <w:lvlJc w:val="start"/>
      <w:pPr>
        <w:tabs>
          <w:tab w:val="num" w:pos="0"/>
        </w:tabs>
        <w:ind w:start="4090" w:hanging="360"/>
      </w:pPr>
      <w:rPr/>
    </w:lvl>
    <w:lvl w:ilvl="5">
      <w:start w:val="1"/>
      <w:numFmt w:val="lowerRoman"/>
      <w:lvlText w:val="%6."/>
      <w:lvlJc w:val="end"/>
      <w:pPr>
        <w:tabs>
          <w:tab w:val="num" w:pos="0"/>
        </w:tabs>
        <w:ind w:start="4810" w:hanging="180"/>
      </w:pPr>
      <w:rPr/>
    </w:lvl>
    <w:lvl w:ilvl="6">
      <w:start w:val="1"/>
      <w:numFmt w:val="decimal"/>
      <w:lvlText w:val="%7."/>
      <w:lvlJc w:val="start"/>
      <w:pPr>
        <w:tabs>
          <w:tab w:val="num" w:pos="0"/>
        </w:tabs>
        <w:ind w:start="5530" w:hanging="360"/>
      </w:pPr>
      <w:rPr/>
    </w:lvl>
    <w:lvl w:ilvl="7">
      <w:start w:val="1"/>
      <w:numFmt w:val="lowerLetter"/>
      <w:lvlText w:val="%8."/>
      <w:lvlJc w:val="start"/>
      <w:pPr>
        <w:tabs>
          <w:tab w:val="num" w:pos="0"/>
        </w:tabs>
        <w:ind w:start="6250" w:hanging="360"/>
      </w:pPr>
      <w:rPr/>
    </w:lvl>
    <w:lvl w:ilvl="8">
      <w:start w:val="1"/>
      <w:numFmt w:val="lowerRoman"/>
      <w:lvlText w:val="%9."/>
      <w:lvlJc w:val="end"/>
      <w:pPr>
        <w:tabs>
          <w:tab w:val="num" w:pos="0"/>
        </w:tabs>
        <w:ind w:start="6970" w:hanging="180"/>
      </w:pPr>
      <w:rPr/>
    </w:lvl>
  </w:abstractNum>
  <w:abstractNum w:abstractNumId="1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w:zoom w:percent="100"/>
  <w:trackRevisions/>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de-DE"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sz w:val="22"/>
        <w:szCs w:val="22"/>
        <w:lang w:val="de-DE"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qFormat="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uiPriority="0"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f6313"/>
    <w:pPr>
      <w:widowControl/>
      <w:bidi w:val="0"/>
      <w:spacing w:lineRule="auto" w:line="259" w:before="0" w:after="160"/>
      <w:jc w:val="start"/>
    </w:pPr>
    <w:rPr>
      <w:rFonts w:ascii="Book Antiqua" w:hAnsi="Book Antiqua" w:eastAsia="Calibri" w:cs="Arial" w:cstheme="minorBidi" w:eastAsiaTheme="minorHAnsi"/>
      <w:color w:val="auto"/>
      <w:kern w:val="0"/>
      <w:sz w:val="22"/>
      <w:szCs w:val="22"/>
      <w:lang w:val="de-DE" w:eastAsia="en-US" w:bidi="ar-SA"/>
    </w:rPr>
  </w:style>
  <w:style w:type="paragraph" w:styleId="Heading1">
    <w:name w:val="heading 1"/>
    <w:basedOn w:val="ListParagraph"/>
    <w:next w:val="Normal"/>
    <w:link w:val="berschrift1Zchn"/>
    <w:uiPriority w:val="9"/>
    <w:qFormat/>
    <w:rsid w:val="00e67658"/>
    <w:pPr>
      <w:keepNext w:val="true"/>
      <w:numPr>
        <w:ilvl w:val="0"/>
        <w:numId w:val="4"/>
      </w:numPr>
      <w:spacing w:lineRule="auto" w:line="240" w:before="240" w:after="0"/>
      <w:contextualSpacing w:val="false"/>
      <w:outlineLvl w:val="0"/>
    </w:pPr>
    <w:rPr>
      <w:rFonts w:cs="Calibri" w:cstheme="minorHAnsi"/>
      <w:b/>
      <w:bCs/>
      <w:color w:themeColor="text1" w:val="000000"/>
      <w:sz w:val="28"/>
      <w:szCs w:val="28"/>
    </w:rPr>
  </w:style>
  <w:style w:type="paragraph" w:styleId="Heading2">
    <w:name w:val="heading 2"/>
    <w:basedOn w:val="Normal"/>
    <w:next w:val="Normal"/>
    <w:link w:val="berschrift2Zchn"/>
    <w:uiPriority w:val="9"/>
    <w:unhideWhenUsed/>
    <w:qFormat/>
    <w:rsid w:val="00e67658"/>
    <w:pPr>
      <w:keepNext w:val="true"/>
      <w:keepLines/>
      <w:spacing w:before="40" w:after="0"/>
      <w:outlineLvl w:val="1"/>
    </w:pPr>
    <w:rPr>
      <w:rFonts w:eastAsia="" w:cs="Calibri" w:cstheme="minorHAnsi" w:eastAsiaTheme="majorEastAsia"/>
      <w:b/>
      <w:bCs/>
      <w:color w:themeColor="text1" w:val="000000"/>
      <w:sz w:val="20"/>
      <w:szCs w:val="20"/>
    </w:rPr>
  </w:style>
  <w:style w:type="paragraph" w:styleId="Heading3">
    <w:name w:val="heading 3"/>
    <w:basedOn w:val="Normal"/>
    <w:link w:val="berschrift3Zchn"/>
    <w:uiPriority w:val="9"/>
    <w:qFormat/>
    <w:rsid w:val="00e67658"/>
    <w:pPr>
      <w:spacing w:lineRule="auto" w:line="240" w:beforeAutospacing="1" w:afterAutospacing="1"/>
      <w:outlineLvl w:val="2"/>
    </w:pPr>
    <w:rPr>
      <w:rFonts w:eastAsia="Times New Roman" w:cs="Times New Roman"/>
      <w:b/>
      <w:bCs/>
      <w:sz w:val="27"/>
      <w:szCs w:val="27"/>
      <w:lang w:eastAsia="de-DE"/>
    </w:rPr>
  </w:style>
  <w:style w:type="paragraph" w:styleId="Heading4">
    <w:name w:val="heading 4"/>
    <w:basedOn w:val="Normal"/>
    <w:next w:val="Normal"/>
    <w:link w:val="berschrift4Zchn"/>
    <w:uiPriority w:val="9"/>
    <w:semiHidden/>
    <w:unhideWhenUsed/>
    <w:qFormat/>
    <w:rsid w:val="00e67658"/>
    <w:pPr>
      <w:keepNext w:val="true"/>
      <w:keepLines/>
      <w:spacing w:before="40" w:after="0"/>
      <w:outlineLvl w:val="3"/>
    </w:pPr>
    <w:rPr>
      <w:rFonts w:eastAsia="" w:cs="Times New Roman" w:cstheme="majorBidi" w:eastAsiaTheme="majorEastAsia"/>
      <w:i/>
      <w:iCs/>
      <w:color w:themeColor="text1" w:val="000000"/>
    </w:rPr>
  </w:style>
  <w:style w:type="paragraph" w:styleId="Heading5">
    <w:name w:val="heading 5"/>
    <w:basedOn w:val="Normal"/>
    <w:next w:val="Normal"/>
    <w:link w:val="berschrift5Zchn"/>
    <w:uiPriority w:val="9"/>
    <w:semiHidden/>
    <w:unhideWhenUsed/>
    <w:qFormat/>
    <w:rsid w:val="00a67875"/>
    <w:pPr>
      <w:keepNext w:val="true"/>
      <w:keepLines/>
      <w:spacing w:before="40" w:after="0"/>
      <w:outlineLvl w:val="4"/>
    </w:pPr>
    <w:rPr>
      <w:rFonts w:ascii="Calibri Light" w:hAnsi="Calibri Light" w:eastAsia="" w:cs="Times New Roman" w:asciiTheme="majorHAnsi" w:cstheme="majorBidi" w:eastAsiaTheme="majorEastAsia" w:hAnsiTheme="majorHAnsi"/>
      <w:color w:themeColor="accent1" w:themeShade="bf" w:val="2F5496"/>
    </w:rPr>
  </w:style>
  <w:style w:type="character" w:styleId="DefaultParagraphFont" w:default="1">
    <w:name w:val="Default Paragraph Font"/>
    <w:uiPriority w:val="1"/>
    <w:semiHidden/>
    <w:unhideWhenUsed/>
    <w:qFormat/>
    <w:rPr/>
  </w:style>
  <w:style w:type="character" w:styleId="CommentReference">
    <w:name w:val="annotation reference"/>
    <w:basedOn w:val="DefaultParagraphFont"/>
    <w:semiHidden/>
    <w:unhideWhenUsed/>
    <w:qFormat/>
    <w:rsid w:val="007842a1"/>
    <w:rPr>
      <w:sz w:val="16"/>
      <w:szCs w:val="16"/>
    </w:rPr>
  </w:style>
  <w:style w:type="character" w:styleId="KommentartextZchn" w:customStyle="1">
    <w:name w:val="Kommentartext Zchn"/>
    <w:basedOn w:val="DefaultParagraphFont"/>
    <w:link w:val="CommentText"/>
    <w:qFormat/>
    <w:rsid w:val="007842a1"/>
    <w:rPr>
      <w:sz w:val="20"/>
      <w:szCs w:val="20"/>
    </w:rPr>
  </w:style>
  <w:style w:type="character" w:styleId="KommentarthemaZchn" w:customStyle="1">
    <w:name w:val="Kommentarthema Zchn"/>
    <w:basedOn w:val="KommentartextZchn"/>
    <w:link w:val="annotationsubject"/>
    <w:uiPriority w:val="99"/>
    <w:semiHidden/>
    <w:qFormat/>
    <w:rsid w:val="007842a1"/>
    <w:rPr>
      <w:b/>
      <w:bCs/>
      <w:sz w:val="20"/>
      <w:szCs w:val="20"/>
    </w:rPr>
  </w:style>
  <w:style w:type="character" w:styleId="SprechblasentextZchn" w:customStyle="1">
    <w:name w:val="Sprechblasentext Zchn"/>
    <w:basedOn w:val="DefaultParagraphFont"/>
    <w:link w:val="BalloonText"/>
    <w:uiPriority w:val="99"/>
    <w:semiHidden/>
    <w:qFormat/>
    <w:rsid w:val="007842a1"/>
    <w:rPr>
      <w:rFonts w:ascii="Segoe UI" w:hAnsi="Segoe UI" w:cs="Segoe UI"/>
      <w:sz w:val="18"/>
      <w:szCs w:val="18"/>
    </w:rPr>
  </w:style>
  <w:style w:type="character" w:styleId="KopfzeileZchn" w:customStyle="1">
    <w:name w:val="Kopfzeile Zchn"/>
    <w:basedOn w:val="DefaultParagraphFont"/>
    <w:link w:val="Header"/>
    <w:uiPriority w:val="99"/>
    <w:qFormat/>
    <w:rsid w:val="002d444d"/>
    <w:rPr/>
  </w:style>
  <w:style w:type="character" w:styleId="FuzeileZchn" w:customStyle="1">
    <w:name w:val="Fußzeile Zchn"/>
    <w:basedOn w:val="DefaultParagraphFont"/>
    <w:link w:val="Footer"/>
    <w:uiPriority w:val="99"/>
    <w:qFormat/>
    <w:rsid w:val="002d444d"/>
    <w:rPr/>
  </w:style>
  <w:style w:type="character" w:styleId="berschrift3Zchn" w:customStyle="1">
    <w:name w:val="Überschrift 3 Zchn"/>
    <w:basedOn w:val="DefaultParagraphFont"/>
    <w:link w:val="Heading3"/>
    <w:uiPriority w:val="9"/>
    <w:qFormat/>
    <w:rsid w:val="00e67658"/>
    <w:rPr>
      <w:rFonts w:ascii="Book Antiqua" w:hAnsi="Book Antiqua" w:eastAsia="Times New Roman" w:cs="Times New Roman"/>
      <w:b/>
      <w:bCs/>
      <w:sz w:val="27"/>
      <w:szCs w:val="27"/>
      <w:lang w:eastAsia="de-DE"/>
    </w:rPr>
  </w:style>
  <w:style w:type="character" w:styleId="berschrift1Zchn" w:customStyle="1">
    <w:name w:val="Überschrift 1 Zchn"/>
    <w:basedOn w:val="DefaultParagraphFont"/>
    <w:link w:val="Heading1"/>
    <w:uiPriority w:val="9"/>
    <w:qFormat/>
    <w:rsid w:val="00e67658"/>
    <w:rPr>
      <w:rFonts w:ascii="Book Antiqua" w:hAnsi="Book Antiqua" w:cs="Calibri" w:cstheme="minorHAnsi"/>
      <w:b/>
      <w:bCs/>
      <w:color w:themeColor="text1" w:val="000000"/>
      <w:sz w:val="28"/>
      <w:szCs w:val="28"/>
    </w:rPr>
  </w:style>
  <w:style w:type="character" w:styleId="Strong">
    <w:name w:val="Strong"/>
    <w:basedOn w:val="DefaultParagraphFont"/>
    <w:uiPriority w:val="22"/>
    <w:qFormat/>
    <w:rsid w:val="00795e1f"/>
    <w:rPr>
      <w:b/>
      <w:bCs/>
    </w:rPr>
  </w:style>
  <w:style w:type="character" w:styleId="Hyperlink">
    <w:name w:val="Hyperlink"/>
    <w:basedOn w:val="DefaultParagraphFont"/>
    <w:uiPriority w:val="99"/>
    <w:unhideWhenUsed/>
    <w:rsid w:val="00fe5ab0"/>
    <w:rPr>
      <w:color w:themeColor="hyperlink" w:val="0563C1"/>
      <w:u w:val="single"/>
    </w:rPr>
  </w:style>
  <w:style w:type="character" w:styleId="acopre" w:customStyle="1">
    <w:name w:val="acopre"/>
    <w:basedOn w:val="DefaultParagraphFont"/>
    <w:qFormat/>
    <w:rsid w:val="0084441a"/>
    <w:rPr>
      <w:rFonts w:ascii="Book Antiqua" w:hAnsi="Book Antiqua"/>
      <w:b w:val="false"/>
      <w:i w:val="false"/>
    </w:rPr>
  </w:style>
  <w:style w:type="character" w:styleId="FItemZchn" w:customStyle="1">
    <w:name w:val="FItem Zchn"/>
    <w:basedOn w:val="DefaultParagraphFont"/>
    <w:link w:val="FItem"/>
    <w:qFormat/>
    <w:rsid w:val="0084441a"/>
    <w:rPr>
      <w:rFonts w:ascii="Book Antiqua" w:hAnsi="Book Antiqua" w:cs="Calibri" w:cstheme="minorHAnsi"/>
      <w:b/>
      <w:bCs/>
      <w:sz w:val="20"/>
      <w:szCs w:val="20"/>
    </w:rPr>
  </w:style>
  <w:style w:type="character" w:styleId="FollowedHyperlink">
    <w:name w:val="FollowedHyperlink"/>
    <w:basedOn w:val="DefaultParagraphFont"/>
    <w:uiPriority w:val="99"/>
    <w:semiHidden/>
    <w:unhideWhenUsed/>
    <w:rsid w:val="0091080b"/>
    <w:rPr>
      <w:color w:themeColor="followedHyperlink" w:val="954F72"/>
      <w:u w:val="single"/>
    </w:rPr>
  </w:style>
  <w:style w:type="character" w:styleId="FootnoteCharacters">
    <w:name w:val="Footnote Characters"/>
    <w:uiPriority w:val="99"/>
    <w:qFormat/>
    <w:rsid w:val="0079458f"/>
    <w:rPr>
      <w:vertAlign w:val="superscript"/>
    </w:rPr>
  </w:style>
  <w:style w:type="character" w:styleId="FootnoteReference">
    <w:name w:val="footnote reference"/>
    <w:rPr>
      <w:vertAlign w:val="superscript"/>
    </w:rPr>
  </w:style>
  <w:style w:type="character" w:styleId="FunotentextZchn" w:customStyle="1">
    <w:name w:val="Fußnotentext Zchn"/>
    <w:basedOn w:val="DefaultParagraphFont"/>
    <w:link w:val="FootnoteText"/>
    <w:uiPriority w:val="99"/>
    <w:qFormat/>
    <w:rsid w:val="0079458f"/>
    <w:rPr>
      <w:rFonts w:ascii="Arial" w:hAnsi="Arial" w:eastAsia="Times New Roman" w:cs="Times New Roman"/>
      <w:sz w:val="18"/>
      <w:szCs w:val="20"/>
      <w:lang w:val="x-none"/>
    </w:rPr>
  </w:style>
  <w:style w:type="character" w:styleId="fontstyle01" w:customStyle="1">
    <w:name w:val="fontstyle01"/>
    <w:basedOn w:val="DefaultParagraphFont"/>
    <w:qFormat/>
    <w:rsid w:val="0084441a"/>
    <w:rPr>
      <w:rFonts w:ascii="Book Antiqua" w:hAnsi="Book Antiqua"/>
      <w:b w:val="false"/>
      <w:bCs w:val="false"/>
      <w:i w:val="false"/>
      <w:iCs w:val="false"/>
      <w:color w:val="000000"/>
      <w:sz w:val="20"/>
      <w:szCs w:val="20"/>
    </w:rPr>
  </w:style>
  <w:style w:type="character" w:styleId="fontstyle21" w:customStyle="1">
    <w:name w:val="fontstyle21"/>
    <w:basedOn w:val="DefaultParagraphFont"/>
    <w:qFormat/>
    <w:rsid w:val="0084441a"/>
    <w:rPr>
      <w:rFonts w:ascii="Book Antiqua" w:hAnsi="Book Antiqua"/>
      <w:b/>
      <w:bCs/>
      <w:i w:val="false"/>
      <w:iCs w:val="false"/>
      <w:color w:val="000000"/>
      <w:sz w:val="20"/>
      <w:szCs w:val="20"/>
    </w:rPr>
  </w:style>
  <w:style w:type="character" w:styleId="fontstyle31" w:customStyle="1">
    <w:name w:val="fontstyle31"/>
    <w:basedOn w:val="DefaultParagraphFont"/>
    <w:qFormat/>
    <w:rsid w:val="0084441a"/>
    <w:rPr>
      <w:rFonts w:ascii="Book Antiqua" w:hAnsi="Book Antiqua"/>
      <w:b w:val="false"/>
      <w:bCs w:val="false"/>
      <w:i/>
      <w:iCs/>
      <w:color w:val="000000"/>
      <w:sz w:val="20"/>
      <w:szCs w:val="20"/>
    </w:rPr>
  </w:style>
  <w:style w:type="character" w:styleId="berschrift2Zchn" w:customStyle="1">
    <w:name w:val="Überschrift 2 Zchn"/>
    <w:basedOn w:val="DefaultParagraphFont"/>
    <w:link w:val="Heading2"/>
    <w:uiPriority w:val="9"/>
    <w:qFormat/>
    <w:rsid w:val="00e67658"/>
    <w:rPr>
      <w:rFonts w:ascii="Book Antiqua" w:hAnsi="Book Antiqua" w:eastAsia="" w:cs="Calibri" w:cstheme="minorHAnsi" w:eastAsiaTheme="majorEastAsia"/>
      <w:b/>
      <w:bCs/>
      <w:color w:themeColor="text1" w:val="000000"/>
      <w:sz w:val="20"/>
      <w:szCs w:val="20"/>
    </w:rPr>
  </w:style>
  <w:style w:type="character" w:styleId="UnresolvedMention">
    <w:name w:val="Unresolved Mention"/>
    <w:basedOn w:val="DefaultParagraphFont"/>
    <w:uiPriority w:val="99"/>
    <w:semiHidden/>
    <w:unhideWhenUsed/>
    <w:qFormat/>
    <w:rsid w:val="00dd57e8"/>
    <w:rPr>
      <w:color w:val="605E5C"/>
      <w:shd w:fill="E1DFDD" w:val="clear"/>
    </w:rPr>
  </w:style>
  <w:style w:type="character" w:styleId="berschrift5Zchn" w:customStyle="1">
    <w:name w:val="Überschrift 5 Zchn"/>
    <w:basedOn w:val="DefaultParagraphFont"/>
    <w:link w:val="Heading5"/>
    <w:uiPriority w:val="9"/>
    <w:semiHidden/>
    <w:qFormat/>
    <w:rsid w:val="00a67875"/>
    <w:rPr>
      <w:rFonts w:ascii="Calibri Light" w:hAnsi="Calibri Light" w:eastAsia="" w:cs="Times New Roman" w:asciiTheme="majorHAnsi" w:cstheme="majorBidi" w:eastAsiaTheme="majorEastAsia" w:hAnsiTheme="majorHAnsi"/>
      <w:color w:themeColor="accent1" w:themeShade="bf" w:val="2F5496"/>
    </w:rPr>
  </w:style>
  <w:style w:type="character" w:styleId="berschrift4Zchn" w:customStyle="1">
    <w:name w:val="Überschrift 4 Zchn"/>
    <w:basedOn w:val="DefaultParagraphFont"/>
    <w:link w:val="Heading4"/>
    <w:uiPriority w:val="9"/>
    <w:semiHidden/>
    <w:qFormat/>
    <w:rsid w:val="00e67658"/>
    <w:rPr>
      <w:rFonts w:ascii="Book Antiqua" w:hAnsi="Book Antiqua" w:eastAsia="" w:cs="Times New Roman" w:cstheme="majorBidi" w:eastAsiaTheme="majorEastAsia"/>
      <w:i/>
      <w:iCs/>
      <w:color w:themeColor="text1" w:val="000000"/>
    </w:rPr>
  </w:style>
  <w:style w:type="character" w:styleId="TitelZchn" w:customStyle="1">
    <w:name w:val="Titel Zchn"/>
    <w:basedOn w:val="DefaultParagraphFont"/>
    <w:link w:val="Title"/>
    <w:uiPriority w:val="10"/>
    <w:qFormat/>
    <w:rsid w:val="00e67658"/>
    <w:rPr>
      <w:rFonts w:ascii="Book Antiqua" w:hAnsi="Book Antiqua" w:eastAsia="" w:cs="Times New Roman" w:cstheme="majorBidi" w:eastAsiaTheme="majorEastAsia"/>
      <w:spacing w:val="-10"/>
      <w:kern w:val="2"/>
      <w:sz w:val="56"/>
      <w:szCs w:val="56"/>
    </w:rPr>
  </w:style>
  <w:style w:type="character" w:styleId="IntenseReference">
    <w:name w:val="Intense Reference"/>
    <w:basedOn w:val="DefaultParagraphFont"/>
    <w:uiPriority w:val="32"/>
    <w:qFormat/>
    <w:rsid w:val="002605e2"/>
    <w:rPr>
      <w:b/>
      <w:bCs/>
      <w:smallCaps/>
      <w:color w:themeColor="accent1" w:val="4472C4"/>
      <w:spacing w:val="5"/>
    </w:rPr>
  </w:style>
  <w:style w:type="character" w:styleId="FlowProgrammingChar" w:customStyle="1">
    <w:name w:val="FlowProgramming Char"/>
    <w:basedOn w:val="DefaultParagraphFont"/>
    <w:link w:val="FlowProgramming"/>
    <w:uiPriority w:val="1"/>
    <w:qFormat/>
    <w:rsid w:val="5f18467e"/>
    <w:rPr>
      <w:rFonts w:eastAsia="" w:eastAsiaTheme="minorEastAsia"/>
      <w:u w:val="single"/>
      <w:lang w:val="en-GB"/>
    </w:rPr>
  </w:style>
  <w:style w:type="character" w:styleId="LineNumber">
    <w:name w:val="line number"/>
    <w:rPr/>
  </w:style>
  <w:style w:type="paragraph" w:styleId="Heading">
    <w:name w:val="Heading"/>
    <w:basedOn w:val="Normal"/>
    <w:next w:val="BodyText"/>
    <w:qFormat/>
    <w:pPr>
      <w:keepNext w:val="true"/>
      <w:spacing w:before="240" w:after="120"/>
    </w:pPr>
    <w:rPr>
      <w:rFonts w:ascii="Carlito" w:hAnsi="Carlito" w:eastAsia="Noto Sans SC Regular"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ListParagraph">
    <w:name w:val="List Paragraph"/>
    <w:basedOn w:val="Normal"/>
    <w:uiPriority w:val="34"/>
    <w:qFormat/>
    <w:rsid w:val="000c4a5b"/>
    <w:pPr>
      <w:spacing w:before="0" w:after="160"/>
      <w:ind w:start="720"/>
      <w:contextualSpacing/>
    </w:pPr>
    <w:rPr/>
  </w:style>
  <w:style w:type="paragraph" w:styleId="CommentText">
    <w:name w:val="annotation text"/>
    <w:basedOn w:val="Normal"/>
    <w:link w:val="KommentartextZchn"/>
    <w:unhideWhenUsed/>
    <w:rsid w:val="007842a1"/>
    <w:pPr>
      <w:spacing w:lineRule="auto" w:line="240"/>
    </w:pPr>
    <w:rPr>
      <w:sz w:val="20"/>
      <w:szCs w:val="20"/>
    </w:rPr>
  </w:style>
  <w:style w:type="paragraph" w:styleId="annotationsubject">
    <w:name w:val="annotation subject"/>
    <w:basedOn w:val="CommentText"/>
    <w:next w:val="CommentText"/>
    <w:link w:val="KommentarthemaZchn"/>
    <w:uiPriority w:val="99"/>
    <w:semiHidden/>
    <w:unhideWhenUsed/>
    <w:qFormat/>
    <w:rsid w:val="007842a1"/>
    <w:pPr/>
    <w:rPr>
      <w:b/>
      <w:bCs/>
    </w:rPr>
  </w:style>
  <w:style w:type="paragraph" w:styleId="BalloonText">
    <w:name w:val="Balloon Text"/>
    <w:basedOn w:val="Normal"/>
    <w:link w:val="SprechblasentextZchn"/>
    <w:uiPriority w:val="99"/>
    <w:semiHidden/>
    <w:unhideWhenUsed/>
    <w:qFormat/>
    <w:rsid w:val="007842a1"/>
    <w:pPr>
      <w:spacing w:lineRule="auto" w:line="240" w:before="0" w:after="0"/>
    </w:pPr>
    <w:rPr>
      <w:rFonts w:ascii="Segoe UI" w:hAnsi="Segoe UI" w:cs="Segoe UI"/>
      <w:sz w:val="18"/>
      <w:szCs w:val="18"/>
    </w:rPr>
  </w:style>
  <w:style w:type="paragraph" w:styleId="HeaderandFooter">
    <w:name w:val="Header and Footer"/>
    <w:basedOn w:val="Normal"/>
    <w:qFormat/>
    <w:pPr/>
    <w:rPr/>
  </w:style>
  <w:style w:type="paragraph" w:styleId="Header">
    <w:name w:val="header"/>
    <w:basedOn w:val="Normal"/>
    <w:link w:val="KopfzeileZchn"/>
    <w:uiPriority w:val="99"/>
    <w:unhideWhenUsed/>
    <w:rsid w:val="002d444d"/>
    <w:pPr>
      <w:tabs>
        <w:tab w:val="clear" w:pos="708"/>
        <w:tab w:val="center" w:pos="4536" w:leader="none"/>
        <w:tab w:val="right" w:pos="9072" w:leader="none"/>
      </w:tabs>
      <w:spacing w:lineRule="auto" w:line="240" w:before="0" w:after="0"/>
    </w:pPr>
    <w:rPr/>
  </w:style>
  <w:style w:type="paragraph" w:styleId="Footer">
    <w:name w:val="footer"/>
    <w:basedOn w:val="Normal"/>
    <w:link w:val="FuzeileZchn"/>
    <w:uiPriority w:val="99"/>
    <w:unhideWhenUsed/>
    <w:rsid w:val="002d444d"/>
    <w:pPr>
      <w:tabs>
        <w:tab w:val="clear" w:pos="708"/>
        <w:tab w:val="center" w:pos="4536" w:leader="none"/>
        <w:tab w:val="right" w:pos="9072" w:leader="none"/>
      </w:tabs>
      <w:spacing w:lineRule="auto" w:line="240" w:before="0" w:after="0"/>
    </w:pPr>
    <w:rPr/>
  </w:style>
  <w:style w:type="paragraph" w:styleId="NormalWeb">
    <w:name w:val="Normal (Web)"/>
    <w:basedOn w:val="Normal"/>
    <w:uiPriority w:val="99"/>
    <w:semiHidden/>
    <w:unhideWhenUsed/>
    <w:qFormat/>
    <w:rsid w:val="005540a5"/>
    <w:pPr>
      <w:spacing w:lineRule="auto" w:line="240" w:beforeAutospacing="1" w:afterAutospacing="1"/>
    </w:pPr>
    <w:rPr>
      <w:rFonts w:ascii="Times New Roman" w:hAnsi="Times New Roman" w:eastAsia="Times New Roman" w:cs="Times New Roman"/>
      <w:sz w:val="24"/>
      <w:szCs w:val="24"/>
      <w:lang w:eastAsia="de-DE"/>
    </w:rPr>
  </w:style>
  <w:style w:type="paragraph" w:styleId="Antwort" w:customStyle="1">
    <w:name w:val="Antwort"/>
    <w:basedOn w:val="Normal"/>
    <w:qFormat/>
    <w:rsid w:val="0084441a"/>
    <w:pPr>
      <w:spacing w:lineRule="auto" w:line="240" w:before="0" w:after="0"/>
      <w:ind w:start="851"/>
    </w:pPr>
    <w:rPr>
      <w:sz w:val="20"/>
    </w:rPr>
  </w:style>
  <w:style w:type="paragraph" w:styleId="Filter" w:customStyle="1">
    <w:name w:val="Filter"/>
    <w:basedOn w:val="Normal"/>
    <w:qFormat/>
    <w:rsid w:val="0084441a"/>
    <w:pPr>
      <w:spacing w:lineRule="auto" w:line="240" w:before="0" w:after="120"/>
      <w:ind w:start="284"/>
    </w:pPr>
    <w:rPr>
      <w:rFonts w:cs="Calibri" w:cstheme="minorHAnsi"/>
      <w:i/>
      <w:sz w:val="20"/>
    </w:rPr>
  </w:style>
  <w:style w:type="paragraph" w:styleId="Hinweis" w:customStyle="1">
    <w:name w:val="Hinweis"/>
    <w:basedOn w:val="Normal"/>
    <w:qFormat/>
    <w:rsid w:val="00e67658"/>
    <w:pPr>
      <w:spacing w:lineRule="auto" w:line="240" w:before="0" w:after="120"/>
      <w:ind w:start="284"/>
    </w:pPr>
    <w:rPr>
      <w:sz w:val="20"/>
    </w:rPr>
  </w:style>
  <w:style w:type="paragraph" w:styleId="NoSpacing">
    <w:name w:val="No Spacing"/>
    <w:uiPriority w:val="1"/>
    <w:qFormat/>
    <w:rsid w:val="00e67658"/>
    <w:pPr>
      <w:widowControl/>
      <w:bidi w:val="0"/>
      <w:spacing w:lineRule="auto" w:line="240" w:before="0" w:after="0"/>
      <w:jc w:val="start"/>
    </w:pPr>
    <w:rPr>
      <w:rFonts w:ascii="Book Antiqua" w:hAnsi="Book Antiqua" w:eastAsia="Calibri" w:cs="Arial" w:cstheme="minorBidi" w:eastAsiaTheme="minorHAnsi"/>
      <w:color w:val="auto"/>
      <w:kern w:val="0"/>
      <w:sz w:val="22"/>
      <w:szCs w:val="22"/>
      <w:lang w:val="de-DE" w:eastAsia="en-US" w:bidi="ar-SA"/>
    </w:rPr>
  </w:style>
  <w:style w:type="paragraph" w:styleId="Revision">
    <w:name w:val="Revision"/>
    <w:uiPriority w:val="99"/>
    <w:semiHidden/>
    <w:qFormat/>
    <w:rsid w:val="00a00d1b"/>
    <w:pPr>
      <w:widowControl/>
      <w:bidi w:val="0"/>
      <w:spacing w:lineRule="auto" w:line="240" w:before="0" w:after="0"/>
      <w:jc w:val="start"/>
    </w:pPr>
    <w:rPr>
      <w:rFonts w:ascii="Calibri" w:hAnsi="Calibri" w:eastAsia="Calibri" w:cs="Arial" w:asciiTheme="minorHAnsi" w:cstheme="minorBidi" w:eastAsiaTheme="minorHAnsi" w:hAnsiTheme="minorHAnsi"/>
      <w:color w:val="auto"/>
      <w:kern w:val="0"/>
      <w:sz w:val="22"/>
      <w:szCs w:val="22"/>
      <w:lang w:val="de-DE" w:eastAsia="en-US" w:bidi="ar-SA"/>
    </w:rPr>
  </w:style>
  <w:style w:type="paragraph" w:styleId="Default" w:customStyle="1">
    <w:name w:val="Default"/>
    <w:qFormat/>
    <w:rsid w:val="0084441a"/>
    <w:pPr>
      <w:widowControl/>
      <w:bidi w:val="0"/>
      <w:spacing w:lineRule="auto" w:line="240" w:before="0" w:after="0"/>
      <w:jc w:val="start"/>
    </w:pPr>
    <w:rPr>
      <w:rFonts w:ascii="Book Antiqua" w:hAnsi="Book Antiqua" w:cs="Times New Roman" w:eastAsia="Calibri"/>
      <w:color w:val="000000"/>
      <w:kern w:val="0"/>
      <w:sz w:val="24"/>
      <w:szCs w:val="24"/>
      <w:lang w:val="de-DE" w:eastAsia="en-US" w:bidi="ar-SA"/>
    </w:rPr>
  </w:style>
  <w:style w:type="paragraph" w:styleId="FItem" w:customStyle="1">
    <w:name w:val="FItem"/>
    <w:basedOn w:val="Normal"/>
    <w:link w:val="FItemZchn"/>
    <w:qFormat/>
    <w:rsid w:val="0084441a"/>
    <w:pPr>
      <w:spacing w:lineRule="auto" w:line="240" w:before="0" w:after="0"/>
      <w:jc w:val="both"/>
    </w:pPr>
    <w:rPr>
      <w:rFonts w:cs="Calibri" w:cstheme="minorHAnsi"/>
      <w:b/>
      <w:bCs/>
      <w:sz w:val="20"/>
      <w:szCs w:val="20"/>
    </w:rPr>
  </w:style>
  <w:style w:type="paragraph" w:styleId="IndexHeading">
    <w:name w:val="index heading"/>
    <w:basedOn w:val="Heading"/>
    <w:pPr/>
    <w:rPr/>
  </w:style>
  <w:style w:type="paragraph" w:styleId="TOCHeading">
    <w:name w:val="TOC Heading"/>
    <w:basedOn w:val="Heading1"/>
    <w:next w:val="Normal"/>
    <w:uiPriority w:val="39"/>
    <w:unhideWhenUsed/>
    <w:qFormat/>
    <w:rsid w:val="00207c36"/>
    <w:pPr>
      <w:keepLines/>
      <w:numPr>
        <w:ilvl w:val="0"/>
        <w:numId w:val="0"/>
      </w:numPr>
      <w:spacing w:lineRule="auto" w:line="259" w:before="240" w:after="0"/>
      <w:ind w:start="720"/>
      <w:outlineLvl w:val="9"/>
    </w:pPr>
    <w:rPr>
      <w:rFonts w:ascii="Calibri Light" w:hAnsi="Calibri Light" w:eastAsia="" w:cs="Times New Roman" w:asciiTheme="majorHAnsi" w:cstheme="majorBidi" w:eastAsiaTheme="majorEastAsia" w:hAnsiTheme="majorHAnsi"/>
      <w:b w:val="false"/>
      <w:bCs w:val="false"/>
      <w:color w:themeColor="accent1" w:themeShade="bf" w:val="2F5496"/>
      <w:sz w:val="32"/>
      <w:szCs w:val="32"/>
      <w:lang w:eastAsia="de-DE"/>
    </w:rPr>
  </w:style>
  <w:style w:type="paragraph" w:styleId="TOC1">
    <w:name w:val="toc 1"/>
    <w:basedOn w:val="Normal"/>
    <w:next w:val="Normal"/>
    <w:autoRedefine/>
    <w:uiPriority w:val="39"/>
    <w:unhideWhenUsed/>
    <w:rsid w:val="00207c36"/>
    <w:pPr>
      <w:spacing w:before="0" w:after="100"/>
    </w:pPr>
    <w:rPr/>
  </w:style>
  <w:style w:type="paragraph" w:styleId="FootnoteText">
    <w:name w:val="footnote text"/>
    <w:basedOn w:val="Normal"/>
    <w:link w:val="FunotentextZchn"/>
    <w:uiPriority w:val="99"/>
    <w:qFormat/>
    <w:rsid w:val="0079458f"/>
    <w:pPr>
      <w:spacing w:lineRule="auto" w:line="240" w:before="0" w:after="0"/>
      <w:jc w:val="both"/>
    </w:pPr>
    <w:rPr>
      <w:rFonts w:ascii="Arial" w:hAnsi="Arial" w:eastAsia="Times New Roman" w:cs="Times New Roman"/>
      <w:sz w:val="18"/>
      <w:szCs w:val="20"/>
      <w:lang w:val="x-none"/>
    </w:rPr>
  </w:style>
  <w:style w:type="paragraph" w:styleId="TOC2">
    <w:name w:val="toc 2"/>
    <w:basedOn w:val="Normal"/>
    <w:next w:val="Normal"/>
    <w:autoRedefine/>
    <w:uiPriority w:val="39"/>
    <w:unhideWhenUsed/>
    <w:rsid w:val="00e134a2"/>
    <w:pPr>
      <w:spacing w:before="0" w:after="100"/>
      <w:ind w:start="220"/>
    </w:pPr>
    <w:rPr/>
  </w:style>
  <w:style w:type="paragraph" w:styleId="TOC3">
    <w:name w:val="toc 3"/>
    <w:basedOn w:val="Normal"/>
    <w:next w:val="Normal"/>
    <w:autoRedefine/>
    <w:uiPriority w:val="39"/>
    <w:unhideWhenUsed/>
    <w:rsid w:val="00d20cbb"/>
    <w:pPr>
      <w:spacing w:before="0" w:after="100"/>
      <w:ind w:start="440"/>
    </w:pPr>
    <w:rPr>
      <w:rFonts w:eastAsia="" w:eastAsiaTheme="minorEastAsia"/>
      <w:lang w:val="en-US"/>
    </w:rPr>
  </w:style>
  <w:style w:type="paragraph" w:styleId="TOC4">
    <w:name w:val="toc 4"/>
    <w:basedOn w:val="Normal"/>
    <w:next w:val="Normal"/>
    <w:autoRedefine/>
    <w:uiPriority w:val="39"/>
    <w:unhideWhenUsed/>
    <w:rsid w:val="00d20cbb"/>
    <w:pPr>
      <w:spacing w:before="0" w:after="100"/>
      <w:ind w:start="660"/>
    </w:pPr>
    <w:rPr>
      <w:rFonts w:eastAsia="" w:eastAsiaTheme="minorEastAsia"/>
      <w:lang w:val="en-US"/>
    </w:rPr>
  </w:style>
  <w:style w:type="paragraph" w:styleId="TOC5">
    <w:name w:val="toc 5"/>
    <w:basedOn w:val="Normal"/>
    <w:next w:val="Normal"/>
    <w:autoRedefine/>
    <w:uiPriority w:val="39"/>
    <w:unhideWhenUsed/>
    <w:rsid w:val="00d20cbb"/>
    <w:pPr>
      <w:spacing w:before="0" w:after="100"/>
      <w:ind w:start="880"/>
    </w:pPr>
    <w:rPr>
      <w:rFonts w:eastAsia="" w:eastAsiaTheme="minorEastAsia"/>
      <w:lang w:val="en-US"/>
    </w:rPr>
  </w:style>
  <w:style w:type="paragraph" w:styleId="TOC6">
    <w:name w:val="toc 6"/>
    <w:basedOn w:val="Normal"/>
    <w:next w:val="Normal"/>
    <w:autoRedefine/>
    <w:uiPriority w:val="39"/>
    <w:unhideWhenUsed/>
    <w:rsid w:val="00d20cbb"/>
    <w:pPr>
      <w:spacing w:before="0" w:after="100"/>
      <w:ind w:start="1100"/>
    </w:pPr>
    <w:rPr>
      <w:rFonts w:eastAsia="" w:eastAsiaTheme="minorEastAsia"/>
      <w:lang w:val="en-US"/>
    </w:rPr>
  </w:style>
  <w:style w:type="paragraph" w:styleId="TOC7">
    <w:name w:val="toc 7"/>
    <w:basedOn w:val="Normal"/>
    <w:next w:val="Normal"/>
    <w:autoRedefine/>
    <w:uiPriority w:val="39"/>
    <w:unhideWhenUsed/>
    <w:rsid w:val="00d20cbb"/>
    <w:pPr>
      <w:spacing w:before="0" w:after="100"/>
      <w:ind w:start="1320"/>
    </w:pPr>
    <w:rPr>
      <w:rFonts w:eastAsia="" w:eastAsiaTheme="minorEastAsia"/>
      <w:lang w:val="en-US"/>
    </w:rPr>
  </w:style>
  <w:style w:type="paragraph" w:styleId="TOC8">
    <w:name w:val="toc 8"/>
    <w:basedOn w:val="Normal"/>
    <w:next w:val="Normal"/>
    <w:autoRedefine/>
    <w:uiPriority w:val="39"/>
    <w:unhideWhenUsed/>
    <w:rsid w:val="00d20cbb"/>
    <w:pPr>
      <w:spacing w:before="0" w:after="100"/>
      <w:ind w:start="1540"/>
    </w:pPr>
    <w:rPr>
      <w:rFonts w:eastAsia="" w:eastAsiaTheme="minorEastAsia"/>
      <w:lang w:val="en-US"/>
    </w:rPr>
  </w:style>
  <w:style w:type="paragraph" w:styleId="TOC9">
    <w:name w:val="toc 9"/>
    <w:basedOn w:val="Normal"/>
    <w:next w:val="Normal"/>
    <w:autoRedefine/>
    <w:uiPriority w:val="39"/>
    <w:unhideWhenUsed/>
    <w:rsid w:val="00d20cbb"/>
    <w:pPr>
      <w:spacing w:before="0" w:after="100"/>
      <w:ind w:start="1760"/>
    </w:pPr>
    <w:rPr>
      <w:rFonts w:eastAsia="" w:eastAsiaTheme="minorEastAsia"/>
      <w:lang w:val="en-US"/>
    </w:rPr>
  </w:style>
  <w:style w:type="paragraph" w:styleId="Title">
    <w:name w:val="Title"/>
    <w:basedOn w:val="Normal"/>
    <w:next w:val="Normal"/>
    <w:link w:val="TitelZchn"/>
    <w:uiPriority w:val="10"/>
    <w:qFormat/>
    <w:rsid w:val="00e67658"/>
    <w:pPr>
      <w:spacing w:lineRule="auto" w:line="240" w:before="0" w:after="0"/>
      <w:contextualSpacing/>
    </w:pPr>
    <w:rPr>
      <w:rFonts w:eastAsia="" w:cs="Times New Roman" w:cstheme="majorBidi" w:eastAsiaTheme="majorEastAsia"/>
      <w:spacing w:val="-10"/>
      <w:kern w:val="2"/>
      <w:sz w:val="56"/>
      <w:szCs w:val="56"/>
    </w:rPr>
  </w:style>
  <w:style w:type="paragraph" w:styleId="FlowProgramming" w:customStyle="1">
    <w:name w:val="FlowProgramming"/>
    <w:basedOn w:val="Normal"/>
    <w:link w:val="FlowProgrammingChar"/>
    <w:uiPriority w:val="1"/>
    <w:qFormat/>
    <w:rsid w:val="001817fc"/>
    <w:pPr/>
    <w:rPr>
      <w:rFonts w:ascii="Calibri" w:hAnsi="Calibri" w:eastAsia="" w:asciiTheme="minorHAnsi" w:eastAsiaTheme="minorEastAsia" w:hAnsiTheme="minorHAnsi"/>
      <w:u w:val="single"/>
      <w:lang w:val="en-GB"/>
    </w:rPr>
  </w:style>
  <w:style w:type="numbering" w:styleId="NoList" w:default="1">
    <w:name w:val="No List"/>
    <w:uiPriority w:val="99"/>
    <w:semiHidden/>
    <w:unhideWhenUsed/>
    <w:qFormat/>
  </w:style>
  <w:style w:type="table" w:default="1" w:styleId="NormaleTabelle">
    <w:name w:val="Normal Table"/>
    <w:uiPriority w:val="99"/>
    <w:semiHidden/>
    <w:unhideWhenUsed/>
    <w:tblPr>
      <w:tblCellMar>
        <w:top w:w="0" w:type="dxa"/>
        <w:left w:w="108" w:type="dxa"/>
        <w:bottom w:w="0" w:type="dxa"/>
        <w:right w:w="108" w:type="dxa"/>
      </w:tblCellMar>
    </w:tblPr>
  </w:style>
  <w:style w:type="table" w:styleId="Tabellenraster">
    <w:name w:val="Table Grid"/>
    <w:basedOn w:val="NormaleTabelle"/>
    <w:rsid w:val="003f457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image" Target="media/image2.png"/><Relationship Id="rId7" Type="http://schemas.openxmlformats.org/officeDocument/2006/relationships/image" Target="media/image2.png"/><Relationship Id="rId8" Type="http://schemas.openxmlformats.org/officeDocument/2006/relationships/image" Target="media/image2.png"/><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Relationship Id="rId19" Type="http://schemas.openxmlformats.org/officeDocument/2006/relationships/customXml" Target="../customXml/item1.xml"/><Relationship Id="rId20" Type="http://schemas.openxmlformats.org/officeDocument/2006/relationships/customXml" Target="../customXml/item2.xml"/><Relationship Id="rId21" Type="http://schemas.openxmlformats.org/officeDocument/2006/relationships/customXml" Target="../customXml/item3.xml"/><Relationship Id="rId22" Type="http://schemas.openxmlformats.org/officeDocument/2006/relationships/customXml" Target="../customXml/item4.xml"/><Relationship Id="rId23" Type="http://schemas.openxmlformats.org/officeDocument/2006/relationships/customXml" Target="../customXml/item5.xml"/><Relationship Id="rId24" Type="http://schemas.openxmlformats.org/officeDocument/2006/relationships/customXml" Target="../customXml/item6.xml"/>
</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_rels/item5.xml.rels><?xml version="1.0" encoding="UTF-8"?>
<Relationships xmlns="http://schemas.openxmlformats.org/package/2006/relationships"><Relationship Id="rId1" Type="http://schemas.openxmlformats.org/officeDocument/2006/relationships/customXmlProps" Target="itemProps5.xml"/>
</Relationships>
</file>

<file path=customXml/_rels/item6.xml.rels><?xml version="1.0" encoding="UTF-8"?>
<Relationships xmlns="http://schemas.openxmlformats.org/package/2006/relationships"><Relationship Id="rId1" Type="http://schemas.openxmlformats.org/officeDocument/2006/relationships/customXmlProps" Target="itemProps6.xml"/>
</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2T14:51:18.840"/>
    </inkml:context>
    <inkml:brush xml:id="br0">
      <inkml:brushProperty name="width" value="0.035" units="cm"/>
      <inkml:brushProperty name="height" value="0.035" units="cm"/>
    </inkml:brush>
  </inkml:definitions>
  <inkml:trace contextRef="#ctx0" brushRef="#br0">3 4 24575,'-1'-2'0,"-1"1"0</inkml:trace>
</inkml:ink>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02T10:08:34.561"/>
    </inkml:context>
    <inkml:brush xml:id="br0">
      <inkml:brushProperty name="width" value="0.035" units="cm"/>
      <inkml:brushProperty name="height" value="0.035" units="cm"/>
    </inkml:brush>
  </inkml:definitions>
  <inkml:trace contextRef="#ctx0" brushRef="#br0">3 4 24575,'-1'-2'0,"-1"1"0</inkml:trace>
</inkml:ink>
</file>

<file path=customXml/item6.xml><?xml version="1.0" encoding="utf-8"?>
<ct:contentTypeSchema xmlns:ct="http://schemas.microsoft.com/office/2006/metadata/contentType" xmlns:ma="http://schemas.microsoft.com/office/2006/metadata/properties/metaAttributes" ct:_="" ma:_="" ma:contentTypeName="Dokument" ma:contentTypeID="0x0101004492CD008BAB04479FA25F049A0CEB71" ma:contentTypeVersion="4" ma:contentTypeDescription="Ein neues Dokument erstellen." ma:contentTypeScope="" ma:versionID="2df7c0c06d596c0b32dc87e1d6cc79d0">
  <xsd:schema xmlns:xsd="http://www.w3.org/2001/XMLSchema" xmlns:xs="http://www.w3.org/2001/XMLSchema" xmlns:p="http://schemas.microsoft.com/office/2006/metadata/properties" xmlns:ns2="1d41fa22-16dd-4f02-b874-fc2b7e013f95" targetNamespace="http://schemas.microsoft.com/office/2006/metadata/properties" ma:root="true" ma:fieldsID="ae9c7492d0fd89f2020316786b825c4b" ns2:_="">
    <xsd:import namespace="1d41fa22-16dd-4f02-b874-fc2b7e013f9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41fa22-16dd-4f02-b874-fc2b7e013f9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D2CDC75-E049-4782-9A6D-7D52A153910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D2CDC75-E049-4782-9A6D-7D52A153910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6DD5E3D-4501-4E2C-B748-AB04B28AAF63}">
  <ds:schemaRefs>
    <ds:schemaRef ds:uri="http://schemas.microsoft.com/sharepoint/v3/contenttype/forms"/>
  </ds:schemaRefs>
</ds:datastoreItem>
</file>

<file path=customXml/itemProps4.xml><?xml version="1.0" encoding="utf-8"?>
<ds:datastoreItem xmlns:ds="http://schemas.openxmlformats.org/officeDocument/2006/customXml" ds:itemID="{CED96D6B-0D8F-47C1-AA33-1934CA4C15E1}">
  <ds:schemaRefs>
    <ds:schemaRef ds:uri="http://schemas.openxmlformats.org/officeDocument/2006/bibliography"/>
  </ds:schemaRefs>
</ds:datastoreItem>
</file>

<file path=customXml/itemProps5.xml><?xml version="1.0" encoding="utf-8"?>
<ds:datastoreItem xmlns:ds="http://schemas.openxmlformats.org/officeDocument/2006/customXml" ds:itemID="{CED96D6B-0D8F-47C1-AA33-1934CA4C15E1}">
  <ds:schemaRefs>
    <ds:schemaRef ds:uri="http://schemas.openxmlformats.org/officeDocument/2006/bibliography"/>
  </ds:schemaRefs>
</ds:datastoreItem>
</file>

<file path=customXml/itemProps6.xml><?xml version="1.0" encoding="utf-8"?>
<ds:datastoreItem xmlns:ds="http://schemas.openxmlformats.org/officeDocument/2006/customXml" ds:itemID="{D9C0056F-FDF4-4A45-9F7B-EA8257BF103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41fa22-16dd-4f02-b874-fc2b7e013f9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Collabora_Office/25.04.6.1$Linux_X86_64 LibreOffice_project/1942b5e6e9a7fd36bf8aebea96351f8442131ce3</Application>
  <AppVersion>15.0000</AppVersion>
  <Pages>10</Pages>
  <Words>5879</Words>
  <Characters>27878</Characters>
  <CharactersWithSpaces>32928</CharactersWithSpaces>
  <Paragraphs>852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2026-02-04T10:19:00Z</dcterms:created>
  <dc:creator>"Jakob Eicheler (né Kemper), UDE" &lt;jakob.eicheler@uni-due.de&gt;</dc:creator>
  <dc:description/>
  <dc:language>en-US</dc:language>
  <cp:lastModifiedBy>Jakob Kemper</cp:lastModifiedBy>
  <cp:lastPrinted>2025-09-22T06:59:00Z</cp:lastPrinted>
  <dcterms:modified xsi:type="dcterms:W3CDTF">2026-02-04T10:19:00Z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0x0101004492CD008BAB04479FA25F049A0CEB71</vt:lpwstr>
  </property>
  <property fmtid="{D5CDD505-2E9C-101B-9397-08002B2CF9AE}" pid="3" name="GrammarlyDocumentId">
    <vt:lpwstr>10317fb6-e43e-457d-8f11-f855f97897af</vt:lpwstr>
  </property>
</Properties>
</file>